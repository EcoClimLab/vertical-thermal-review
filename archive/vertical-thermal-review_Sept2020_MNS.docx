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5A0824" w14:textId="77777777" w:rsidR="006A51D8" w:rsidRDefault="00765C03">
      <w:pPr>
        <w:pStyle w:val="FirstParagraph"/>
      </w:pPr>
      <w:r>
        <w:rPr>
          <w:b/>
        </w:rPr>
        <w:t>Title:</w:t>
      </w:r>
      <w:r>
        <w:t xml:space="preserve"> </w:t>
      </w:r>
      <w:r w:rsidRPr="00112FA1">
        <w:t xml:space="preserve">Thermal sensitivity of </w:t>
      </w:r>
      <w:commentRangeStart w:id="0"/>
      <w:commentRangeStart w:id="1"/>
      <w:r w:rsidRPr="00112FA1">
        <w:t>canopy versus understory leaves</w:t>
      </w:r>
      <w:commentRangeEnd w:id="0"/>
      <w:r w:rsidR="001C149A" w:rsidRPr="00112FA1">
        <w:rPr>
          <w:rStyle w:val="CommentReference"/>
        </w:rPr>
        <w:commentReference w:id="0"/>
      </w:r>
      <w:commentRangeEnd w:id="1"/>
      <w:r w:rsidR="00112FA1">
        <w:rPr>
          <w:rStyle w:val="CommentReference"/>
        </w:rPr>
        <w:commentReference w:id="1"/>
      </w:r>
      <w:r w:rsidRPr="00112FA1">
        <w:t>: patterns, mechanisms, and ecological implications</w:t>
      </w:r>
    </w:p>
    <w:p w14:paraId="14F719A9" w14:textId="4F976E71" w:rsidR="006A51D8" w:rsidRDefault="00765C03">
      <w:pPr>
        <w:pStyle w:val="BodyText"/>
      </w:pPr>
      <w:r>
        <w:rPr>
          <w:b/>
        </w:rPr>
        <w:t>Authors (so far, not necessarily in final order):</w:t>
      </w:r>
      <w:r>
        <w:t xml:space="preserve"> Nidhi Vinod</w:t>
      </w:r>
      <w:r>
        <w:rPr>
          <w:vertAlign w:val="superscript"/>
        </w:rPr>
        <w:t>1</w:t>
      </w:r>
      <w:r>
        <w:t xml:space="preserve"> Martijn Slot</w:t>
      </w:r>
      <w:r>
        <w:rPr>
          <w:vertAlign w:val="superscript"/>
        </w:rPr>
        <w:t>2</w:t>
      </w:r>
      <w:r>
        <w:t xml:space="preserve"> Ian McGregor Elsa Ordway Marielle </w:t>
      </w:r>
      <w:ins w:id="2" w:author="Marielle Smith" w:date="2020-09-08T16:38:00Z">
        <w:r w:rsidR="00B84D1C">
          <w:t xml:space="preserve">N. </w:t>
        </w:r>
      </w:ins>
      <w:r>
        <w:t>Smith</w:t>
      </w:r>
      <w:ins w:id="3" w:author="Marielle Smith" w:date="2020-09-06T20:29:00Z">
        <w:r w:rsidR="001C149A" w:rsidRPr="00112FA1">
          <w:rPr>
            <w:vertAlign w:val="superscript"/>
          </w:rPr>
          <w:t>3</w:t>
        </w:r>
      </w:ins>
      <w:r>
        <w:t xml:space="preserve"> Tyeen Taylor Kristina J. Anderson-Te</w:t>
      </w:r>
      <w:bookmarkStart w:id="4" w:name="_GoBack"/>
      <w:bookmarkEnd w:id="4"/>
      <w:r>
        <w:t>ixeira</w:t>
      </w:r>
      <w:r>
        <w:rPr>
          <w:vertAlign w:val="superscript"/>
        </w:rPr>
        <w:t>1,2</w:t>
      </w:r>
      <w:r>
        <w:t>*</w:t>
      </w:r>
    </w:p>
    <w:p w14:paraId="66A0196F" w14:textId="77777777" w:rsidR="006A51D8" w:rsidRDefault="00765C03">
      <w:pPr>
        <w:pStyle w:val="BodyText"/>
      </w:pPr>
      <w:r>
        <w:rPr>
          <w:b/>
        </w:rPr>
        <w:t>Author Affiliations:</w:t>
      </w:r>
    </w:p>
    <w:p w14:paraId="26FC9FE3" w14:textId="77777777" w:rsidR="006A51D8" w:rsidRDefault="00765C03">
      <w:pPr>
        <w:numPr>
          <w:ilvl w:val="0"/>
          <w:numId w:val="3"/>
        </w:numPr>
      </w:pPr>
      <w:r>
        <w:t>Conservation Ecology Center; Smithsonian Conservation Biology Institute; Front Royal, VA 22630, USA</w:t>
      </w:r>
    </w:p>
    <w:p w14:paraId="448EA07B" w14:textId="77777777" w:rsidR="006A51D8" w:rsidRDefault="00765C03">
      <w:pPr>
        <w:numPr>
          <w:ilvl w:val="0"/>
          <w:numId w:val="3"/>
        </w:numPr>
        <w:rPr>
          <w:ins w:id="5" w:author="Marielle Smith" w:date="2020-09-06T20:29:00Z"/>
        </w:rPr>
      </w:pPr>
      <w:r>
        <w:t>Smithsonian Tropical Research Institute; Panama, Republic of Panama</w:t>
      </w:r>
    </w:p>
    <w:p w14:paraId="2EAF606F" w14:textId="77777777" w:rsidR="001C149A" w:rsidRDefault="001C149A">
      <w:pPr>
        <w:numPr>
          <w:ilvl w:val="0"/>
          <w:numId w:val="3"/>
        </w:numPr>
      </w:pPr>
      <w:ins w:id="6" w:author="Marielle Smith" w:date="2020-09-06T20:31:00Z">
        <w:r>
          <w:rPr>
            <w:rFonts w:ascii="Cambria" w:hAnsi="Cambria"/>
            <w:color w:val="000000"/>
          </w:rPr>
          <w:t>Department of Forestry, Michigan State University, East Lansing, MI 48824, USA</w:t>
        </w:r>
      </w:ins>
    </w:p>
    <w:p w14:paraId="19133C52" w14:textId="77777777" w:rsidR="006A51D8" w:rsidRDefault="00765C03">
      <w:pPr>
        <w:pStyle w:val="FirstParagraph"/>
      </w:pPr>
      <w:r>
        <w:t xml:space="preserve">*corresponding author: </w:t>
      </w:r>
      <w:hyperlink r:id="rId9">
        <w:r>
          <w:rPr>
            <w:rStyle w:val="Hyperlink"/>
          </w:rPr>
          <w:t>teixeirak@si.edu</w:t>
        </w:r>
      </w:hyperlink>
      <w:r>
        <w:t>; +1 540 635 6546</w:t>
      </w:r>
    </w:p>
    <w:p w14:paraId="11FDDFE5" w14:textId="77777777" w:rsidR="006A51D8" w:rsidRDefault="00765C03">
      <w:r>
        <w:br w:type="page"/>
      </w:r>
    </w:p>
    <w:p w14:paraId="53832051" w14:textId="77777777" w:rsidR="006A51D8" w:rsidRDefault="00765C03">
      <w:pPr>
        <w:pStyle w:val="Heading2"/>
      </w:pPr>
      <w:bookmarkStart w:id="7" w:name="abstract"/>
      <w:r>
        <w:lastRenderedPageBreak/>
        <w:t>Abstract</w:t>
      </w:r>
      <w:bookmarkEnd w:id="7"/>
    </w:p>
    <w:p w14:paraId="687BB23E" w14:textId="77777777" w:rsidR="006A51D8" w:rsidRDefault="00765C03">
      <w:r>
        <w:br w:type="page"/>
      </w:r>
    </w:p>
    <w:p w14:paraId="6C71E729" w14:textId="77777777" w:rsidR="006A51D8" w:rsidRDefault="00765C03">
      <w:pPr>
        <w:pStyle w:val="Heading2"/>
      </w:pPr>
      <w:bookmarkStart w:id="8" w:name="introduction"/>
      <w:r>
        <w:lastRenderedPageBreak/>
        <w:t>Introduction</w:t>
      </w:r>
      <w:bookmarkEnd w:id="8"/>
    </w:p>
    <w:p w14:paraId="6F038E46" w14:textId="74B3B526" w:rsidR="00FE5231" w:rsidRPr="00FE5231" w:rsidRDefault="00765C03">
      <w:pPr>
        <w:pStyle w:val="BodyText"/>
        <w:pPrChange w:id="9" w:author="Marielle Smith" w:date="2020-09-08T13:12:00Z">
          <w:pPr>
            <w:pStyle w:val="FirstParagraph"/>
          </w:pPr>
        </w:pPrChange>
      </w:pPr>
      <w:r>
        <w:t xml:space="preserve">Globally, temperatures have risen # </w:t>
      </w:r>
      <m:oMath>
        <m:sSup>
          <m:sSupPr>
            <m:ctrlPr>
              <w:rPr>
                <w:rFonts w:ascii="Cambria Math" w:hAnsi="Cambria Math"/>
              </w:rPr>
            </m:ctrlPr>
          </m:sSupPr>
          <m:e>
            <m:r>
              <w:rPr>
                <w:rFonts w:ascii="Cambria Math" w:hAnsi="Cambria Math"/>
              </w:rPr>
              <m:t>​</m:t>
            </m:r>
          </m:e>
          <m:sup>
            <m:r>
              <w:rPr>
                <w:rFonts w:ascii="Cambria Math" w:hAnsi="Cambria Math"/>
              </w:rPr>
              <m:t>∘</m:t>
            </m:r>
          </m:sup>
        </m:sSup>
      </m:oMath>
      <w:r>
        <w:t>C since YEAR and are expected to rise an additional #-#</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by YEAR (IPCC REF). There is also increasing severity and frequency of heat waves (Perkins et al. 2012). 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 With increases in temperature, temperate and tropical forest canopies are already </w:t>
      </w:r>
      <w:ins w:id="10" w:author="Marielle Smith" w:date="2020-09-08T12:42:00Z">
        <w:r w:rsidR="00C92B81">
          <w:t xml:space="preserve">or will soon be </w:t>
        </w:r>
      </w:ins>
      <w:r>
        <w:t>functioning beyond their optimal photosynthetic threshold (Mau et al. 2020</w:t>
      </w:r>
      <w:ins w:id="11" w:author="Marielle Smith" w:date="2020-09-08T12:42:00Z">
        <w:r w:rsidR="00C92B81">
          <w:t xml:space="preserve">; </w:t>
        </w:r>
        <w:commentRangeStart w:id="12"/>
        <w:r w:rsidR="00C92B81">
          <w:t xml:space="preserve">Huang </w:t>
        </w:r>
      </w:ins>
      <w:ins w:id="13" w:author="Marielle Smith" w:date="2020-09-08T12:43:00Z">
        <w:r w:rsidR="00C92B81">
          <w:t xml:space="preserve">et al. </w:t>
        </w:r>
      </w:ins>
      <w:ins w:id="14" w:author="Marielle Smith" w:date="2020-09-08T12:42:00Z">
        <w:r w:rsidR="00C92B81">
          <w:t>2019</w:t>
        </w:r>
      </w:ins>
      <w:commentRangeEnd w:id="12"/>
      <w:ins w:id="15" w:author="Marielle Smith" w:date="2020-09-08T12:43:00Z">
        <w:r w:rsidR="00C92B81">
          <w:rPr>
            <w:rStyle w:val="CommentReference"/>
          </w:rPr>
          <w:commentReference w:id="12"/>
        </w:r>
      </w:ins>
      <w:r>
        <w:t xml:space="preserve">). This, alongside climate change-driven disturbances such as drought, </w:t>
      </w:r>
      <w:r w:rsidRPr="003952B7">
        <w:t>may contribute to increasing tree mortality in forests around the world (McDowell et al. 2020;</w:t>
      </w:r>
      <w:r>
        <w:t xml:space="preserve"> </w:t>
      </w:r>
      <w:commentRangeStart w:id="16"/>
      <w:del w:id="17" w:author="Marielle Smith" w:date="2020-09-08T13:08:00Z">
        <w:r w:rsidDel="000528C8">
          <w:delText>REFS</w:delText>
        </w:r>
      </w:del>
      <w:ins w:id="18" w:author="Marielle Smith" w:date="2020-09-08T13:08:00Z">
        <w:r w:rsidR="000528C8">
          <w:t>Al</w:t>
        </w:r>
      </w:ins>
      <w:ins w:id="19" w:author="Marielle Smith" w:date="2020-09-08T13:09:00Z">
        <w:r w:rsidR="000528C8">
          <w:t>len et al. 2015</w:t>
        </w:r>
        <w:commentRangeEnd w:id="16"/>
        <w:r w:rsidR="000528C8">
          <w:rPr>
            <w:rStyle w:val="CommentReference"/>
          </w:rPr>
          <w:commentReference w:id="16"/>
        </w:r>
        <w:r w:rsidR="000528C8">
          <w:t>;</w:t>
        </w:r>
      </w:ins>
      <w:ins w:id="20" w:author="Marielle Smith" w:date="2020-09-08T13:12:00Z">
        <w:r w:rsidR="00FE5231">
          <w:t xml:space="preserve"> </w:t>
        </w:r>
        <w:commentRangeStart w:id="21"/>
        <w:r w:rsidR="00FE5231">
          <w:t>Brienen et al. 2015</w:t>
        </w:r>
      </w:ins>
      <w:commentRangeEnd w:id="21"/>
      <w:ins w:id="22" w:author="Marielle Smith" w:date="2020-09-08T13:13:00Z">
        <w:r w:rsidR="00FE5231">
          <w:rPr>
            <w:rStyle w:val="CommentReference"/>
          </w:rPr>
          <w:commentReference w:id="21"/>
        </w:r>
      </w:ins>
      <w:r>
        <w:t>).</w:t>
      </w:r>
    </w:p>
    <w:p w14:paraId="5DF826C7" w14:textId="3AB1FBBA" w:rsidR="006A51D8" w:rsidRDefault="00765C03">
      <w:pPr>
        <w:pStyle w:val="BodyText"/>
        <w:rPr>
          <w:ins w:id="23" w:author="Marielle Smith" w:date="2020-09-16T13:46:00Z"/>
        </w:rPr>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 (Davis </w:t>
      </w:r>
      <w:r>
        <w:rPr>
          <w:b/>
          <w:i/>
        </w:rPr>
        <w:t>et al.</w:t>
      </w:r>
      <w:r>
        <w:rPr>
          <w:b/>
        </w:rPr>
        <w:t xml:space="preserve">, 2019; Zellweger </w:t>
      </w:r>
      <w:r>
        <w:rPr>
          <w:b/>
          <w:i/>
        </w:rPr>
        <w:t>et al.</w:t>
      </w:r>
      <w:r>
        <w:rPr>
          <w:b/>
        </w:rPr>
        <w:t xml:space="preserve">, </w:t>
      </w:r>
      <w:r w:rsidRPr="00CB302C">
        <w:rPr>
          <w:b/>
        </w:rPr>
        <w:t>2019</w:t>
      </w:r>
      <w:ins w:id="24" w:author="Marielle Smith" w:date="2020-09-08T14:02:00Z">
        <w:r w:rsidR="00EF6B61" w:rsidRPr="00CB302C">
          <w:rPr>
            <w:b/>
          </w:rPr>
          <w:t>; Zellweger</w:t>
        </w:r>
      </w:ins>
      <w:ins w:id="25" w:author="Marielle Smith" w:date="2020-09-08T16:53:00Z">
        <w:r w:rsidR="006A2CB2" w:rsidRPr="00CB302C">
          <w:rPr>
            <w:b/>
          </w:rPr>
          <w:t xml:space="preserve"> et al. 2020</w:t>
        </w:r>
      </w:ins>
      <w:r w:rsidRPr="00CB302C">
        <w:rPr>
          <w:b/>
        </w:rPr>
        <w:t>).</w:t>
      </w:r>
      <w:r w:rsidRPr="00CB302C">
        <w:t xml:space="preserve"> Globally,</w:t>
      </w:r>
      <w:r>
        <w:t xml:space="preserve"> we’re seeing larger trees suffering more during drought (Ben</w:t>
      </w:r>
      <w:ins w:id="26" w:author="Marielle Smith" w:date="2020-09-08T13:15:00Z">
        <w:r w:rsidR="00AB28D4">
          <w:t>n</w:t>
        </w:r>
      </w:ins>
      <w:r>
        <w:t>ett et al. 2015; Stovall et al. 2019). Increasing mortality of large trees, sometimes coupled with reduced tree growth rates, is driving a global trend towards more disturbed forests with younger trees (</w:t>
      </w:r>
      <w:del w:id="27" w:author="Marielle Smith" w:date="2020-09-08T16:54:00Z">
        <w:r w:rsidDel="006A2CB2">
          <w:delText xml:space="preserve">Nate </w:delText>
        </w:r>
      </w:del>
      <w:r>
        <w:t>McDowell et al.</w:t>
      </w:r>
      <w:ins w:id="28" w:author="Marielle Smith" w:date="2020-09-08T16:54:00Z">
        <w:r w:rsidR="006A2CB2">
          <w:t xml:space="preserve"> </w:t>
        </w:r>
      </w:ins>
      <w:r>
        <w:t>2020). 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ins w:id="29" w:author="Marielle Smith" w:date="2020-09-08T14:02:00Z">
        <w:r w:rsidR="00EF6B61">
          <w:t xml:space="preserve"> </w:t>
        </w:r>
      </w:ins>
    </w:p>
    <w:p w14:paraId="4441312C" w14:textId="32D1DA55" w:rsidR="00C804F6" w:rsidDel="00C15F2E" w:rsidRDefault="00022558" w:rsidP="001276D5">
      <w:pPr>
        <w:pStyle w:val="BodyText"/>
        <w:rPr>
          <w:del w:id="30" w:author="Marielle Smith" w:date="2020-09-16T15:17:00Z"/>
        </w:rPr>
      </w:pPr>
      <w:commentRangeStart w:id="31"/>
      <w:ins w:id="32" w:author="Marielle Smith" w:date="2020-09-16T13:55:00Z">
        <w:r w:rsidRPr="00022558">
          <w:rPr>
            <w:b/>
          </w:rPr>
          <w:t>The</w:t>
        </w:r>
      </w:ins>
      <w:ins w:id="33" w:author="Marielle Smith" w:date="2020-09-16T13:46:00Z">
        <w:r w:rsidR="00EC0408" w:rsidRPr="00022558">
          <w:rPr>
            <w:b/>
          </w:rPr>
          <w:t xml:space="preserve"> structure and microclimates </w:t>
        </w:r>
      </w:ins>
      <w:ins w:id="34" w:author="Marielle Smith" w:date="2020-09-16T13:55:00Z">
        <w:r w:rsidRPr="00022558">
          <w:rPr>
            <w:b/>
          </w:rPr>
          <w:t xml:space="preserve">of global forests </w:t>
        </w:r>
      </w:ins>
      <w:ins w:id="35" w:author="Marielle Smith" w:date="2020-09-16T13:46:00Z">
        <w:r w:rsidR="00EC0408" w:rsidRPr="00022558">
          <w:rPr>
            <w:b/>
          </w:rPr>
          <w:t>are changing</w:t>
        </w:r>
      </w:ins>
      <w:ins w:id="36" w:author="Marielle Smith" w:date="2020-09-16T13:47:00Z">
        <w:r w:rsidR="00EC0408" w:rsidRPr="00022558">
          <w:rPr>
            <w:b/>
          </w:rPr>
          <w:t xml:space="preserve"> due to </w:t>
        </w:r>
        <w:r w:rsidR="00EC0408" w:rsidRPr="00022558">
          <w:rPr>
            <w:b/>
          </w:rPr>
          <w:t>unprecedented</w:t>
        </w:r>
        <w:r w:rsidR="00EC0408" w:rsidRPr="00022558">
          <w:rPr>
            <w:b/>
          </w:rPr>
          <w:t xml:space="preserve"> disturbance rates</w:t>
        </w:r>
      </w:ins>
      <w:ins w:id="37" w:author="Marielle Smith" w:date="2020-09-16T13:48:00Z">
        <w:r w:rsidR="00EC0408" w:rsidRPr="00022558">
          <w:rPr>
            <w:b/>
          </w:rPr>
          <w:t>.</w:t>
        </w:r>
        <w:r w:rsidR="00EC0408">
          <w:t xml:space="preserve"> </w:t>
        </w:r>
      </w:ins>
      <w:commentRangeEnd w:id="31"/>
      <w:ins w:id="38" w:author="Marielle Smith" w:date="2020-09-16T13:55:00Z">
        <w:r>
          <w:rPr>
            <w:rStyle w:val="CommentReference"/>
          </w:rPr>
          <w:commentReference w:id="31"/>
        </w:r>
      </w:ins>
      <w:ins w:id="39" w:author="Marielle Smith" w:date="2020-09-16T13:50:00Z">
        <w:r w:rsidR="00EC0408">
          <w:t>Loss of</w:t>
        </w:r>
      </w:ins>
      <w:ins w:id="40" w:author="Marielle Smith" w:date="2020-09-16T13:48:00Z">
        <w:r w:rsidR="00EC0408">
          <w:t xml:space="preserve"> canopy cover due to </w:t>
        </w:r>
      </w:ins>
      <w:ins w:id="41" w:author="Marielle Smith" w:date="2020-09-16T13:49:00Z">
        <w:r w:rsidR="00EC0408">
          <w:t>forest disturbances</w:t>
        </w:r>
      </w:ins>
      <w:ins w:id="42" w:author="Marielle Smith" w:date="2020-09-16T13:50:00Z">
        <w:r w:rsidR="00EC0408">
          <w:t xml:space="preserve"> (e.g., </w:t>
        </w:r>
      </w:ins>
      <w:ins w:id="43" w:author="Marielle Smith" w:date="2020-09-16T13:48:00Z">
        <w:r w:rsidR="00EC0408">
          <w:t>deforestation, fire, and drought</w:t>
        </w:r>
      </w:ins>
      <w:ins w:id="44" w:author="Marielle Smith" w:date="2020-09-16T13:50:00Z">
        <w:r w:rsidR="00EC0408">
          <w:t>) is associated with reductions in canopy structural complexity</w:t>
        </w:r>
      </w:ins>
      <w:ins w:id="45" w:author="Marielle Smith" w:date="2020-09-16T13:56:00Z">
        <w:r>
          <w:t>,</w:t>
        </w:r>
      </w:ins>
      <w:ins w:id="46" w:author="Marielle Smith" w:date="2020-09-16T13:50:00Z">
        <w:r w:rsidR="00EC0408">
          <w:t xml:space="preserve"> </w:t>
        </w:r>
      </w:ins>
      <w:ins w:id="47" w:author="Marielle Smith" w:date="2020-09-16T14:03:00Z">
        <w:r>
          <w:t xml:space="preserve">and </w:t>
        </w:r>
      </w:ins>
      <w:ins w:id="48" w:author="Marielle Smith" w:date="2020-09-16T13:51:00Z">
        <w:r w:rsidR="00EC0408">
          <w:t>altered microclimates</w:t>
        </w:r>
      </w:ins>
      <w:ins w:id="49" w:author="Marielle Smith" w:date="2020-09-16T13:56:00Z">
        <w:r>
          <w:t xml:space="preserve"> and </w:t>
        </w:r>
      </w:ins>
      <w:ins w:id="50" w:author="Marielle Smith" w:date="2020-09-16T14:02:00Z">
        <w:r>
          <w:t>surface energy balance components</w:t>
        </w:r>
      </w:ins>
      <w:ins w:id="51" w:author="Marielle Smith" w:date="2020-09-16T14:03:00Z">
        <w:r>
          <w:t xml:space="preserve"> (Zellweger et al. 2020; </w:t>
        </w:r>
        <w:commentRangeStart w:id="52"/>
        <w:r>
          <w:t>Stark et al. 2020</w:t>
        </w:r>
      </w:ins>
      <w:commentRangeEnd w:id="52"/>
      <w:ins w:id="53" w:author="Marielle Smith" w:date="2020-09-16T14:05:00Z">
        <w:r>
          <w:rPr>
            <w:rStyle w:val="CommentReference"/>
          </w:rPr>
          <w:commentReference w:id="52"/>
        </w:r>
      </w:ins>
      <w:ins w:id="54" w:author="Marielle Smith" w:date="2020-09-16T14:03:00Z">
        <w:r>
          <w:t>).</w:t>
        </w:r>
      </w:ins>
      <w:ins w:id="55" w:author="Marielle Smith" w:date="2020-09-16T15:17:00Z">
        <w:r w:rsidR="00C15F2E">
          <w:t xml:space="preserve"> </w:t>
        </w:r>
        <w:commentRangeStart w:id="56"/>
        <w:r w:rsidR="00C15F2E" w:rsidRPr="00C804F6">
          <w:t>Reductions in canopy cover can lead to non-linear threshold responses, causing dramatic shift</w:t>
        </w:r>
        <w:r w:rsidR="00C15F2E">
          <w:t>s</w:t>
        </w:r>
        <w:r w:rsidR="00C15F2E" w:rsidRPr="00C804F6">
          <w:t xml:space="preserve"> from one forest state to another (e.g., transition from forest to savanna-like vegetation in tropical forest regions through “savannization”), with energy balance impacts</w:t>
        </w:r>
        <w:r w:rsidR="00C15F2E">
          <w:t xml:space="preserve"> and implications for forest-atmosphere interactions (</w:t>
        </w:r>
        <w:r w:rsidR="00C15F2E" w:rsidRPr="00C804F6">
          <w:t>Stark et al. 2020</w:t>
        </w:r>
        <w:r w:rsidR="00C15F2E">
          <w:t>)</w:t>
        </w:r>
        <w:r w:rsidR="00C15F2E" w:rsidRPr="00C804F6">
          <w:t>.</w:t>
        </w:r>
      </w:ins>
      <w:commentRangeEnd w:id="56"/>
      <w:ins w:id="57" w:author="Marielle Smith" w:date="2020-09-16T15:18:00Z">
        <w:r w:rsidR="00C15F2E">
          <w:rPr>
            <w:rStyle w:val="CommentReference"/>
          </w:rPr>
          <w:commentReference w:id="56"/>
        </w:r>
      </w:ins>
      <w:ins w:id="58" w:author="Marielle Smith" w:date="2020-09-16T15:17:00Z">
        <w:r w:rsidR="00C15F2E" w:rsidRPr="00C804F6">
          <w:t xml:space="preserve"> </w:t>
        </w:r>
      </w:ins>
    </w:p>
    <w:p w14:paraId="6A72F012" w14:textId="65E3D30F" w:rsidR="00F10F70" w:rsidRPr="00F10F70" w:rsidRDefault="00F10F70">
      <w:pPr>
        <w:pStyle w:val="BodyText"/>
      </w:pPr>
    </w:p>
    <w:p w14:paraId="13F47E68" w14:textId="77777777" w:rsidR="006A51D8" w:rsidRDefault="00765C03">
      <w:pPr>
        <w:pStyle w:val="BodyText"/>
      </w:pPr>
      <w:r>
        <w:t xml:space="preserve">We’re seeing increasing evidence that this impacts the ecology, with potential feedbacks to climate change, especially in protecting cool-acclimated species (Suggitt et al. 2018, Scheffers et al. 2013, Defrenne et al. 2013). - Zellweger </w:t>
      </w:r>
      <w:r>
        <w:rPr>
          <w:i/>
        </w:rPr>
        <w:t>et al.</w:t>
      </w:r>
      <w:r>
        <w:t xml:space="preserve"> (2020) - (Suggitt et al. 2018, Scheffers et. al 2014)</w:t>
      </w:r>
    </w:p>
    <w:p w14:paraId="25A214A7" w14:textId="2A247C72" w:rsidR="006A51D8" w:rsidRDefault="00765C03">
      <w:pPr>
        <w:pStyle w:val="BodyText"/>
      </w:pPr>
      <w:r>
        <w:t xml:space="preserve">Understanding thermal sensitivity </w:t>
      </w:r>
      <w:ins w:id="59" w:author="Marielle Smith" w:date="2020-09-08T17:21:00Z">
        <w:r w:rsidR="00700068">
          <w:t xml:space="preserve">along the </w:t>
        </w:r>
      </w:ins>
      <w:del w:id="60" w:author="Marielle Smith" w:date="2020-09-08T17:21:00Z">
        <w:r w:rsidDel="00700068">
          <w:delText xml:space="preserve">in </w:delText>
        </w:r>
      </w:del>
      <w:r>
        <w:t xml:space="preserve">vertical </w:t>
      </w:r>
      <w:ins w:id="61" w:author="Marielle Smith" w:date="2020-09-08T17:21:00Z">
        <w:r w:rsidR="00700068">
          <w:t xml:space="preserve">canopy profile, </w:t>
        </w:r>
      </w:ins>
      <w:del w:id="62" w:author="Marielle Smith" w:date="2020-09-08T17:22:00Z">
        <w:r w:rsidDel="00700068">
          <w:delText xml:space="preserve">tree gradient and height </w:delText>
        </w:r>
      </w:del>
      <w:r>
        <w:t xml:space="preserve">from </w:t>
      </w:r>
      <w:ins w:id="63" w:author="Marielle Smith" w:date="2020-09-08T17:22:00Z">
        <w:r w:rsidR="00700068">
          <w:t xml:space="preserve">the understory to the </w:t>
        </w:r>
      </w:ins>
      <w:r>
        <w:t xml:space="preserve">top of the canopy </w:t>
      </w:r>
      <w:del w:id="64" w:author="Marielle Smith" w:date="2020-09-08T17:22:00Z">
        <w:r w:rsidDel="00700068">
          <w:delText xml:space="preserve">to understory </w:delText>
        </w:r>
      </w:del>
      <w:r>
        <w:t>will provide crucial insights for how raising temperature affects forest ecology and biodiversity</w:t>
      </w:r>
      <w:ins w:id="65" w:author="Marielle Smith" w:date="2020-09-08T17:24:00Z">
        <w:r w:rsidR="00883843">
          <w:t xml:space="preserve">, energy </w:t>
        </w:r>
        <w:r w:rsidR="00883843">
          <w:lastRenderedPageBreak/>
          <w:t>balance, ecosystem function</w:t>
        </w:r>
      </w:ins>
      <w:ins w:id="66" w:author="Marielle Smith" w:date="2020-09-08T17:44:00Z">
        <w:r w:rsidR="00BC7EA6">
          <w:t>, and biosphere-atmosphere interactions</w:t>
        </w:r>
      </w:ins>
      <w:ins w:id="67" w:author="Marielle Smith" w:date="2020-09-08T17:25:00Z">
        <w:r w:rsidR="00883843">
          <w:t xml:space="preserve"> [with additional feed</w:t>
        </w:r>
      </w:ins>
      <w:ins w:id="68" w:author="Marielle Smith" w:date="2020-09-08T17:26:00Z">
        <w:r w:rsidR="00883843">
          <w:t>backs to forest structure and microclimates]</w:t>
        </w:r>
      </w:ins>
      <w:r>
        <w:t>.</w:t>
      </w:r>
    </w:p>
    <w:p w14:paraId="55FF1F56" w14:textId="77777777" w:rsidR="006A51D8" w:rsidRDefault="00765C03">
      <w:pPr>
        <w:pStyle w:val="BodyText"/>
      </w:pPr>
      <w:r>
        <w:rPr>
          <w:b/>
        </w:rPr>
        <w:t>However, we lack a systematic understanding of biophysical and biological patterns across this gradient, how these affect leaf-level processes, and in turn how it affects ecology (Fig. 1).</w:t>
      </w:r>
    </w:p>
    <w:p w14:paraId="376209D3" w14:textId="77777777" w:rsidR="006A51D8" w:rsidRDefault="00765C03">
      <w:pPr>
        <w:pStyle w:val="BodyText"/>
      </w:pPr>
      <w:r>
        <w:rPr>
          <w:b/>
        </w:rPr>
        <w:t>This review addresses the following questions:</w:t>
      </w:r>
    </w:p>
    <w:p w14:paraId="471FA67D" w14:textId="77777777" w:rsidR="006A51D8" w:rsidRDefault="00765C03">
      <w:pPr>
        <w:numPr>
          <w:ilvl w:val="0"/>
          <w:numId w:val="4"/>
        </w:numPr>
      </w:pPr>
      <w:r>
        <w:t>How does the biophysical environment vary with height in forests?</w:t>
      </w:r>
    </w:p>
    <w:p w14:paraId="2442E426" w14:textId="77777777" w:rsidR="006A51D8" w:rsidRDefault="00765C03">
      <w:pPr>
        <w:numPr>
          <w:ilvl w:val="0"/>
          <w:numId w:val="4"/>
        </w:numPr>
      </w:pPr>
      <w:r>
        <w:t>How do leaf traits vary with height (or between sun and shade leaves) in forests?</w:t>
      </w:r>
    </w:p>
    <w:p w14:paraId="35375E5F" w14:textId="77777777" w:rsidR="006A51D8" w:rsidRDefault="00765C03">
      <w:pPr>
        <w:numPr>
          <w:ilvl w:val="0"/>
          <w:numId w:val="4"/>
        </w:numPr>
      </w:pPr>
      <w:r>
        <w:t>How do biophysical environment and traits combine to affect leaf temperature?</w:t>
      </w:r>
    </w:p>
    <w:p w14:paraId="282C30D0" w14:textId="77777777" w:rsidR="006A51D8" w:rsidRDefault="00765C03">
      <w:pPr>
        <w:numPr>
          <w:ilvl w:val="0"/>
          <w:numId w:val="4"/>
        </w:numPr>
      </w:pPr>
      <w:r>
        <w:t>How does leaf metabolism respond to temperature in canopy and understory settings?</w:t>
      </w:r>
    </w:p>
    <w:p w14:paraId="42596E49" w14:textId="77777777" w:rsidR="006A51D8" w:rsidRDefault="00765C03">
      <w:pPr>
        <w:numPr>
          <w:ilvl w:val="0"/>
          <w:numId w:val="4"/>
        </w:numPr>
      </w:pPr>
      <w:r>
        <w:t>What are the implications of these patterns for the ecology and climate change responses of canopy versus understory trees?</w:t>
      </w:r>
    </w:p>
    <w:p w14:paraId="7BE8AE5F" w14:textId="6122A0D7" w:rsidR="006A51D8" w:rsidRDefault="00765C03">
      <w:pPr>
        <w:pStyle w:val="FirstParagraph"/>
      </w:pPr>
      <w:r>
        <w:rPr>
          <w:i/>
        </w:rPr>
        <w:t>Our primary interest is the gradient in height and exposure from the top of the canopy to the understory in forests. However, because a lot of the relevant research has focused on exposure gradients near ground level (e.g., comparisons of sun and shade leaves)</w:t>
      </w:r>
      <w:ins w:id="69" w:author="Marielle Smith" w:date="2020-09-08T14:05:00Z">
        <w:r w:rsidR="00D409E9">
          <w:rPr>
            <w:i/>
          </w:rPr>
          <w:t>, and the implications [or utility] for ecosystem models</w:t>
        </w:r>
      </w:ins>
      <w:r>
        <w:rPr>
          <w:i/>
        </w:rPr>
        <w:t>, we also review studies focused on exposure gradients.</w:t>
      </w:r>
    </w:p>
    <w:p w14:paraId="28767A22" w14:textId="77777777" w:rsidR="006A51D8" w:rsidRDefault="00765C03">
      <w:pPr>
        <w:pStyle w:val="CaptionedFigure"/>
      </w:pPr>
      <w:r>
        <w:rPr>
          <w:noProof/>
          <w:lang w:val="en-GB" w:eastAsia="en-GB"/>
        </w:rPr>
        <w:lastRenderedPageBreak/>
        <w:drawing>
          <wp:inline distT="0" distB="0" distL="0" distR="0" wp14:anchorId="51269110" wp14:editId="4F98012E">
            <wp:extent cx="3798276" cy="4233096"/>
            <wp:effectExtent l="0" t="0" r="0" b="0"/>
            <wp:docPr id="1" name="Picture"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wp:cNvGraphicFramePr/>
            <a:graphic xmlns:a="http://schemas.openxmlformats.org/drawingml/2006/main">
              <a:graphicData uri="http://schemas.openxmlformats.org/drawingml/2006/picture">
                <pic:pic xmlns:pic="http://schemas.openxmlformats.org/drawingml/2006/picture">
                  <pic:nvPicPr>
                    <pic:cNvPr id="0" name="Picture" descr="schematic/schematic.png"/>
                    <pic:cNvPicPr>
                      <a:picLocks noChangeAspect="1" noChangeArrowheads="1"/>
                    </pic:cNvPicPr>
                  </pic:nvPicPr>
                  <pic:blipFill>
                    <a:blip r:embed="rId10"/>
                    <a:stretch>
                      <a:fillRect/>
                    </a:stretch>
                  </pic:blipFill>
                  <pic:spPr bwMode="auto">
                    <a:xfrm>
                      <a:off x="0" y="0"/>
                      <a:ext cx="3798276" cy="4233096"/>
                    </a:xfrm>
                    <a:prstGeom prst="rect">
                      <a:avLst/>
                    </a:prstGeom>
                    <a:noFill/>
                    <a:ln w="9525">
                      <a:noFill/>
                      <a:headEnd/>
                      <a:tailEnd/>
                    </a:ln>
                  </pic:spPr>
                </pic:pic>
              </a:graphicData>
            </a:graphic>
          </wp:inline>
        </w:drawing>
      </w:r>
    </w:p>
    <w:p w14:paraId="64383B7F" w14:textId="77777777" w:rsidR="006A51D8" w:rsidRDefault="00765C03">
      <w:pPr>
        <w:pStyle w:val="ImageCaption"/>
      </w:pPr>
      <w:r>
        <w:rPr>
          <w:b/>
        </w:rPr>
        <w:t>Figure 1. (schematic of a forest summarizing most important gradients.</w:t>
      </w:r>
      <w:r>
        <w:t xml:space="preserve">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14:paraId="5C4F6C79" w14:textId="77777777" w:rsidR="006A51D8" w:rsidRDefault="00765C03">
      <w:pPr>
        <w:pStyle w:val="Heading2"/>
      </w:pPr>
      <w:bookmarkStart w:id="70" w:name="the-biophysical-environment"/>
      <w:r>
        <w:t>The biophysical environment</w:t>
      </w:r>
      <w:bookmarkEnd w:id="70"/>
    </w:p>
    <w:p w14:paraId="0962DCF3" w14:textId="31277EF9" w:rsidR="00883843" w:rsidRPr="00021A0B" w:rsidRDefault="00883843">
      <w:pPr>
        <w:pStyle w:val="FirstParagraph"/>
        <w:rPr>
          <w:ins w:id="71" w:author="Marielle Smith" w:date="2020-09-08T17:31:00Z"/>
        </w:rPr>
      </w:pPr>
      <w:ins w:id="72" w:author="Marielle Smith" w:date="2020-09-08T17:31:00Z">
        <w:r>
          <w:t>[</w:t>
        </w:r>
        <w:commentRangeStart w:id="73"/>
        <w:r w:rsidRPr="00021A0B">
          <w:t>Maybe we</w:t>
        </w:r>
        <w:r>
          <w:t xml:space="preserve"> should start this section with a brief definition of what we mean by “biophysical</w:t>
        </w:r>
      </w:ins>
      <w:ins w:id="74" w:author="Marielle Smith" w:date="2020-09-08T17:32:00Z">
        <w:r>
          <w:t>”</w:t>
        </w:r>
      </w:ins>
      <w:ins w:id="75" w:author="Marielle Smith" w:date="2020-09-08T17:41:00Z">
        <w:r w:rsidR="00A9192B">
          <w:t>?</w:t>
        </w:r>
      </w:ins>
      <w:ins w:id="76" w:author="Marielle Smith" w:date="2020-09-08T17:32:00Z">
        <w:r>
          <w:t xml:space="preserve"> </w:t>
        </w:r>
      </w:ins>
      <w:ins w:id="77" w:author="Marielle Smith" w:date="2020-09-08T17:41:00Z">
        <w:r w:rsidR="00A9192B">
          <w:t>E</w:t>
        </w:r>
      </w:ins>
      <w:ins w:id="78" w:author="Marielle Smith" w:date="2020-09-08T17:32:00Z">
        <w:r>
          <w:t xml:space="preserve">.g. the </w:t>
        </w:r>
      </w:ins>
      <w:ins w:id="79" w:author="Marielle Smith" w:date="2020-09-08T17:35:00Z">
        <w:r w:rsidR="00A9192B">
          <w:t xml:space="preserve">physical </w:t>
        </w:r>
      </w:ins>
      <w:ins w:id="80" w:author="Marielle Smith" w:date="2020-09-08T17:32:00Z">
        <w:r>
          <w:t xml:space="preserve">structure </w:t>
        </w:r>
      </w:ins>
      <w:ins w:id="81" w:author="Marielle Smith" w:date="2020-09-08T17:35:00Z">
        <w:r w:rsidR="00A9192B">
          <w:t>of the forest</w:t>
        </w:r>
      </w:ins>
      <w:ins w:id="82" w:author="Marielle Smith" w:date="2020-09-08T17:38:00Z">
        <w:r w:rsidR="00A9192B">
          <w:t xml:space="preserve"> canopy (from understory to the canopy top)</w:t>
        </w:r>
      </w:ins>
      <w:ins w:id="83" w:author="Marielle Smith" w:date="2020-09-08T17:35:00Z">
        <w:r w:rsidR="00A9192B">
          <w:t xml:space="preserve"> </w:t>
        </w:r>
      </w:ins>
      <w:ins w:id="84" w:author="Marielle Smith" w:date="2020-09-08T17:32:00Z">
        <w:r>
          <w:t xml:space="preserve">and </w:t>
        </w:r>
      </w:ins>
      <w:ins w:id="85" w:author="Marielle Smith" w:date="2020-09-08T17:35:00Z">
        <w:r w:rsidR="00A9192B">
          <w:t>associa</w:t>
        </w:r>
      </w:ins>
      <w:ins w:id="86" w:author="Marielle Smith" w:date="2020-09-08T17:36:00Z">
        <w:r w:rsidR="00A9192B">
          <w:t xml:space="preserve">ted </w:t>
        </w:r>
      </w:ins>
      <w:ins w:id="87" w:author="Marielle Smith" w:date="2020-09-08T17:32:00Z">
        <w:r>
          <w:t>microclimate</w:t>
        </w:r>
      </w:ins>
      <w:ins w:id="88" w:author="Marielle Smith" w:date="2020-09-08T17:36:00Z">
        <w:r w:rsidR="00A9192B">
          <w:t>s</w:t>
        </w:r>
      </w:ins>
      <w:ins w:id="89" w:author="Marielle Smith" w:date="2020-09-08T17:33:00Z">
        <w:r w:rsidR="00A9192B">
          <w:t xml:space="preserve">, which </w:t>
        </w:r>
      </w:ins>
      <w:ins w:id="90" w:author="Marielle Smith" w:date="2020-09-08T17:36:00Z">
        <w:r w:rsidR="00A9192B">
          <w:t xml:space="preserve">are </w:t>
        </w:r>
      </w:ins>
      <w:ins w:id="91" w:author="Marielle Smith" w:date="2020-09-08T17:33:00Z">
        <w:r w:rsidR="00A9192B">
          <w:t>in large part determined by the structure of the forest itself.</w:t>
        </w:r>
      </w:ins>
      <w:commentRangeEnd w:id="73"/>
      <w:ins w:id="92" w:author="Marielle Smith" w:date="2020-09-08T17:40:00Z">
        <w:r w:rsidR="00A9192B">
          <w:rPr>
            <w:rStyle w:val="CommentReference"/>
          </w:rPr>
          <w:commentReference w:id="73"/>
        </w:r>
      </w:ins>
      <w:ins w:id="93" w:author="Marielle Smith" w:date="2020-09-08T17:33:00Z">
        <w:r w:rsidR="00A9192B">
          <w:t>]</w:t>
        </w:r>
      </w:ins>
      <w:ins w:id="94" w:author="Marielle Smith" w:date="2020-09-08T17:32:00Z">
        <w:r>
          <w:t xml:space="preserve"> </w:t>
        </w:r>
      </w:ins>
    </w:p>
    <w:p w14:paraId="47EB5567" w14:textId="23145503" w:rsidR="00504A2A" w:rsidRPr="00504A2A" w:rsidRDefault="00765C03" w:rsidP="00504A2A">
      <w:pPr>
        <w:pStyle w:val="BodyText"/>
      </w:pPr>
      <w:r w:rsidRPr="00021A0B">
        <w:rPr>
          <w:b/>
        </w:rPr>
        <w:t xml:space="preserve">Forest canopies have a buffering effect on multiple aspects of the understory climate (Fig. </w:t>
      </w:r>
      <w:r w:rsidRPr="00021A0B">
        <w:t>2</w:t>
      </w:r>
      <w:r w:rsidRPr="00021A0B">
        <w:rPr>
          <w:b/>
        </w:rPr>
        <w:t>).</w:t>
      </w:r>
      <w:r w:rsidRPr="00021A0B">
        <w:t xml:space="preserve"> Most notably, </w:t>
      </w:r>
      <w:commentRangeStart w:id="95"/>
      <w:r w:rsidRPr="00021A0B">
        <w:t xml:space="preserve">light conditions vary </w:t>
      </w:r>
      <w:del w:id="96" w:author="Marielle Smith" w:date="2020-09-08T17:48:00Z">
        <w:r w:rsidRPr="00021A0B" w:rsidDel="00D450A9">
          <w:delText xml:space="preserve">across </w:delText>
        </w:r>
      </w:del>
      <w:ins w:id="97" w:author="Marielle Smith" w:date="2020-09-08T17:51:00Z">
        <w:r w:rsidR="00D450A9" w:rsidRPr="00021A0B">
          <w:t xml:space="preserve">with </w:t>
        </w:r>
      </w:ins>
      <w:del w:id="98" w:author="Marielle Smith" w:date="2020-09-08T17:54:00Z">
        <w:r w:rsidRPr="00021A0B" w:rsidDel="003E3B50">
          <w:delText xml:space="preserve">vertical </w:delText>
        </w:r>
      </w:del>
      <w:ins w:id="99" w:author="Marielle Smith" w:date="2020-09-08T17:48:00Z">
        <w:r w:rsidR="00D450A9" w:rsidRPr="00021A0B">
          <w:t xml:space="preserve">canopy </w:t>
        </w:r>
      </w:ins>
      <w:del w:id="100" w:author="Marielle Smith" w:date="2020-09-08T17:48:00Z">
        <w:r w:rsidRPr="00021A0B" w:rsidDel="00D450A9">
          <w:delText xml:space="preserve">tree </w:delText>
        </w:r>
      </w:del>
      <w:ins w:id="101" w:author="Marielle Smith" w:date="2020-09-08T17:48:00Z">
        <w:r w:rsidR="00D450A9" w:rsidRPr="00021A0B">
          <w:t xml:space="preserve">height </w:t>
        </w:r>
      </w:ins>
      <w:del w:id="102" w:author="Marielle Smith" w:date="2020-09-08T17:51:00Z">
        <w:r w:rsidRPr="00021A0B" w:rsidDel="00D450A9">
          <w:delText xml:space="preserve">gradient </w:delText>
        </w:r>
      </w:del>
      <w:r w:rsidRPr="00021A0B">
        <w:t xml:space="preserve">due to </w:t>
      </w:r>
      <w:del w:id="103" w:author="Marielle Smith" w:date="2020-09-08T18:01:00Z">
        <w:r w:rsidRPr="00021A0B" w:rsidDel="003E3B50">
          <w:delText xml:space="preserve">the variation in foliage density </w:delText>
        </w:r>
      </w:del>
      <w:ins w:id="104" w:author="Marielle Smith" w:date="2020-09-14T14:15:00Z">
        <w:r w:rsidR="006C6DD5">
          <w:t xml:space="preserve">cumulative </w:t>
        </w:r>
      </w:ins>
      <w:commentRangeStart w:id="105"/>
      <w:ins w:id="106" w:author="Marielle Smith" w:date="2020-09-08T18:01:00Z">
        <w:r w:rsidR="003E3B50" w:rsidRPr="00021A0B">
          <w:t>layers of vegetation</w:t>
        </w:r>
      </w:ins>
      <w:commentRangeEnd w:id="105"/>
      <w:ins w:id="107" w:author="Marielle Smith" w:date="2020-09-14T14:16:00Z">
        <w:r w:rsidR="006C6DD5">
          <w:rPr>
            <w:rStyle w:val="CommentReference"/>
          </w:rPr>
          <w:commentReference w:id="105"/>
        </w:r>
      </w:ins>
      <w:ins w:id="108" w:author="Marielle Smith" w:date="2020-09-08T18:01:00Z">
        <w:r w:rsidR="003E3B50" w:rsidRPr="00021A0B">
          <w:t xml:space="preserve"> </w:t>
        </w:r>
      </w:ins>
      <w:r w:rsidRPr="00021A0B">
        <w:t>that limit</w:t>
      </w:r>
      <w:del w:id="109" w:author="Marielle Smith" w:date="2020-09-08T18:01:00Z">
        <w:r w:rsidRPr="00021A0B" w:rsidDel="003E3B50">
          <w:delText>s</w:delText>
        </w:r>
      </w:del>
      <w:r w:rsidRPr="00021A0B">
        <w:t xml:space="preserve"> light to </w:t>
      </w:r>
      <w:commentRangeStart w:id="110"/>
      <w:r w:rsidRPr="00021A0B">
        <w:t xml:space="preserve">lower canopy </w:t>
      </w:r>
      <w:ins w:id="111" w:author="Marielle Smith" w:date="2020-09-08T18:02:00Z">
        <w:r w:rsidR="003E3B50" w:rsidRPr="00021A0B">
          <w:t xml:space="preserve">layers </w:t>
        </w:r>
      </w:ins>
      <w:del w:id="112" w:author="Marielle Smith" w:date="2020-09-08T18:02:00Z">
        <w:r w:rsidRPr="00021A0B" w:rsidDel="003E3B50">
          <w:delText xml:space="preserve">and understory </w:delText>
        </w:r>
      </w:del>
      <w:commentRangeEnd w:id="110"/>
      <w:r w:rsidR="003E3B50" w:rsidRPr="00021A0B">
        <w:rPr>
          <w:rStyle w:val="CommentReference"/>
        </w:rPr>
        <w:commentReference w:id="110"/>
      </w:r>
      <w:r w:rsidRPr="00021A0B">
        <w:t xml:space="preserve">(Mau et. al 2018, Fauset et al. 2017, </w:t>
      </w:r>
      <w:commentRangeStart w:id="113"/>
      <w:r w:rsidRPr="00021A0B">
        <w:t>Niinemets et al</w:t>
      </w:r>
      <w:del w:id="114" w:author="Marielle Smith" w:date="2020-09-14T12:09:00Z">
        <w:r w:rsidRPr="00021A0B" w:rsidDel="003D3A4F">
          <w:delText xml:space="preserve">.., </w:delText>
        </w:r>
      </w:del>
      <w:ins w:id="115" w:author="Marielle Smith" w:date="2020-09-14T12:09:00Z">
        <w:r w:rsidR="003D3A4F" w:rsidRPr="00021A0B">
          <w:t>.</w:t>
        </w:r>
        <w:r w:rsidR="003D3A4F">
          <w:t>20</w:t>
        </w:r>
      </w:ins>
      <w:ins w:id="116" w:author="Marielle Smith" w:date="2020-09-14T12:10:00Z">
        <w:r w:rsidR="003D3A4F">
          <w:t>09</w:t>
        </w:r>
        <w:commentRangeEnd w:id="113"/>
        <w:r w:rsidR="003D3A4F">
          <w:rPr>
            <w:rStyle w:val="CommentReference"/>
          </w:rPr>
          <w:commentReference w:id="113"/>
        </w:r>
      </w:ins>
      <w:ins w:id="117" w:author="Marielle Smith" w:date="2020-09-14T12:09:00Z">
        <w:r w:rsidR="003D3A4F" w:rsidRPr="00021A0B">
          <w:t xml:space="preserve">, </w:t>
        </w:r>
      </w:ins>
      <w:del w:id="118" w:author="Marielle Smith" w:date="2020-09-14T11:51:00Z">
        <w:r w:rsidRPr="00021A0B" w:rsidDel="003D3A4F">
          <w:delText>REFS</w:delText>
        </w:r>
      </w:del>
      <w:ins w:id="119" w:author="Marielle Smith" w:date="2020-09-14T11:51:00Z">
        <w:r w:rsidR="003D3A4F">
          <w:t>Parker 1995</w:t>
        </w:r>
      </w:ins>
      <w:r w:rsidRPr="00021A0B">
        <w:t xml:space="preserve">) (Fig. </w:t>
      </w:r>
      <w:r w:rsidRPr="00021A0B">
        <w:rPr>
          <w:b/>
        </w:rPr>
        <w:t>2x</w:t>
      </w:r>
      <w:r w:rsidRPr="00021A0B">
        <w:t xml:space="preserve">). Solar radiation </w:t>
      </w:r>
      <w:del w:id="120" w:author="Marielle Smith" w:date="2020-09-08T17:52:00Z">
        <w:r w:rsidRPr="00021A0B" w:rsidDel="00D450A9">
          <w:delText xml:space="preserve">increases with canopy height (Mau et al. 2018, M.A. Caveleri et al , Niinemets, REFS) and </w:delText>
        </w:r>
      </w:del>
      <w:r w:rsidRPr="00021A0B">
        <w:t xml:space="preserve">decreases along a vertical </w:t>
      </w:r>
      <w:ins w:id="121" w:author="Marielle Smith" w:date="2020-09-08T18:10:00Z">
        <w:r w:rsidR="00224D68" w:rsidRPr="00021A0B">
          <w:t xml:space="preserve">height </w:t>
        </w:r>
      </w:ins>
      <w:r w:rsidRPr="00021A0B">
        <w:t>profile</w:t>
      </w:r>
      <w:ins w:id="122" w:author="Marielle Smith" w:date="2020-09-08T17:53:00Z">
        <w:r w:rsidR="00B8349C" w:rsidRPr="00021A0B">
          <w:t xml:space="preserve"> (Mau et al. 2018, M.A. Caveleri et al , </w:t>
        </w:r>
        <w:r w:rsidR="00B8349C" w:rsidRPr="003D3A4F">
          <w:rPr>
            <w:highlight w:val="yellow"/>
            <w:rPrChange w:id="123" w:author="Marielle Smith" w:date="2020-09-14T11:53:00Z">
              <w:rPr/>
            </w:rPrChange>
          </w:rPr>
          <w:t>Niinemets</w:t>
        </w:r>
        <w:r w:rsidR="00B8349C" w:rsidRPr="00021A0B">
          <w:t xml:space="preserve">, REFS; </w:t>
        </w:r>
        <w:commentRangeStart w:id="124"/>
        <w:r w:rsidR="00B8349C" w:rsidRPr="00021A0B">
          <w:t>Stark et al. 2012</w:t>
        </w:r>
      </w:ins>
      <w:commentRangeEnd w:id="124"/>
      <w:ins w:id="125" w:author="Marielle Smith" w:date="2020-09-14T11:53:00Z">
        <w:r w:rsidR="003D3A4F">
          <w:rPr>
            <w:rStyle w:val="CommentReference"/>
          </w:rPr>
          <w:commentReference w:id="124"/>
        </w:r>
      </w:ins>
      <w:ins w:id="126" w:author="Marielle Smith" w:date="2020-09-14T11:51:00Z">
        <w:r w:rsidR="003D3A4F">
          <w:t xml:space="preserve">; </w:t>
        </w:r>
        <w:commentRangeStart w:id="127"/>
        <w:r w:rsidR="003D3A4F">
          <w:t>Parker et al. 2019</w:t>
        </w:r>
      </w:ins>
      <w:commentRangeEnd w:id="127"/>
      <w:ins w:id="128" w:author="Marielle Smith" w:date="2020-09-14T11:52:00Z">
        <w:r w:rsidR="003D3A4F">
          <w:rPr>
            <w:rStyle w:val="CommentReference"/>
          </w:rPr>
          <w:commentReference w:id="127"/>
        </w:r>
      </w:ins>
      <w:ins w:id="129" w:author="Marielle Smith" w:date="2020-09-08T17:53:00Z">
        <w:r w:rsidR="00B8349C" w:rsidRPr="00021A0B">
          <w:t>)</w:t>
        </w:r>
      </w:ins>
      <w:ins w:id="130" w:author="Marielle Smith" w:date="2020-09-08T17:52:00Z">
        <w:r w:rsidR="00D450A9" w:rsidRPr="00021A0B">
          <w:t xml:space="preserve">, </w:t>
        </w:r>
      </w:ins>
      <w:del w:id="131" w:author="Marielle Smith" w:date="2020-09-08T17:52:00Z">
        <w:r w:rsidRPr="00021A0B" w:rsidDel="00D450A9">
          <w:delText xml:space="preserve"> from the top of the canopy to the forest floor </w:delText>
        </w:r>
      </w:del>
      <w:r w:rsidRPr="00021A0B">
        <w:t xml:space="preserve">such that the forest floor </w:t>
      </w:r>
      <w:ins w:id="132" w:author="Marielle Smith" w:date="2020-09-08T18:04:00Z">
        <w:r w:rsidR="002A07CF" w:rsidRPr="00021A0B">
          <w:t xml:space="preserve">of </w:t>
        </w:r>
        <w:commentRangeStart w:id="133"/>
        <w:r w:rsidR="002A07CF" w:rsidRPr="00021A0B">
          <w:t xml:space="preserve">understory regions </w:t>
        </w:r>
      </w:ins>
      <w:commentRangeEnd w:id="95"/>
      <w:ins w:id="134" w:author="Marielle Smith" w:date="2020-09-14T12:16:00Z">
        <w:r w:rsidR="00D932F9">
          <w:rPr>
            <w:rStyle w:val="CommentReference"/>
          </w:rPr>
          <w:commentReference w:id="95"/>
        </w:r>
      </w:ins>
      <w:r w:rsidRPr="00021A0B">
        <w:t>receives 1</w:t>
      </w:r>
      <w:ins w:id="135" w:author="Marielle Smith" w:date="2020-09-14T14:07:00Z">
        <w:r w:rsidR="00FD0816">
          <w:t>-2</w:t>
        </w:r>
      </w:ins>
      <w:r w:rsidRPr="00021A0B">
        <w:t xml:space="preserve">% </w:t>
      </w:r>
      <w:commentRangeEnd w:id="133"/>
      <w:r w:rsidR="002A07CF" w:rsidRPr="00021A0B">
        <w:rPr>
          <w:rStyle w:val="CommentReference"/>
        </w:rPr>
        <w:commentReference w:id="133"/>
      </w:r>
      <w:r w:rsidRPr="00021A0B">
        <w:t xml:space="preserve">of the </w:t>
      </w:r>
      <w:ins w:id="136" w:author="Marielle Smith" w:date="2020-09-08T17:52:00Z">
        <w:r w:rsidR="00D450A9" w:rsidRPr="00021A0B">
          <w:t xml:space="preserve">light incident to the top of the canopy </w:t>
        </w:r>
      </w:ins>
      <w:del w:id="137" w:author="Marielle Smith" w:date="2020-09-08T17:52:00Z">
        <w:r w:rsidRPr="00021A0B" w:rsidDel="00D450A9">
          <w:delText xml:space="preserve">above canopy values </w:delText>
        </w:r>
      </w:del>
      <w:r w:rsidRPr="00021A0B">
        <w:lastRenderedPageBreak/>
        <w:t>(Roberts et al. 1990</w:t>
      </w:r>
      <w:ins w:id="138" w:author="Marielle Smith" w:date="2020-09-14T14:07:00Z">
        <w:r w:rsidR="00FD0816">
          <w:t xml:space="preserve">; Chazdon &amp; Fetcher 1984; </w:t>
        </w:r>
      </w:ins>
      <w:commentRangeStart w:id="139"/>
      <w:ins w:id="140" w:author="Marielle Smith" w:date="2020-09-14T14:08:00Z">
        <w:r w:rsidR="00FD0816">
          <w:t>XXXX</w:t>
        </w:r>
        <w:commentRangeEnd w:id="139"/>
        <w:r w:rsidR="00FD0816">
          <w:rPr>
            <w:rStyle w:val="CommentReference"/>
          </w:rPr>
          <w:commentReference w:id="139"/>
        </w:r>
      </w:ins>
      <w:r w:rsidRPr="00021A0B">
        <w:t>)</w:t>
      </w:r>
      <w:ins w:id="141" w:author="Marielle Smith" w:date="2020-09-08T17:53:00Z">
        <w:r w:rsidR="00D450A9" w:rsidRPr="00021A0B">
          <w:t>.</w:t>
        </w:r>
      </w:ins>
      <w:r w:rsidRPr="00021A0B">
        <w:t xml:space="preserve"> </w:t>
      </w:r>
      <w:ins w:id="142" w:author="Marielle Smith" w:date="2020-09-08T18:08:00Z">
        <w:r w:rsidR="00224D68" w:rsidRPr="00021A0B">
          <w:t>In heterogeneous canopies</w:t>
        </w:r>
      </w:ins>
      <w:ins w:id="143" w:author="Marielle Smith" w:date="2020-09-14T14:25:00Z">
        <w:r w:rsidR="007E5918">
          <w:t xml:space="preserve"> </w:t>
        </w:r>
      </w:ins>
      <w:ins w:id="144" w:author="Marielle Smith" w:date="2020-09-14T14:26:00Z">
        <w:r w:rsidR="007E5918">
          <w:t>[</w:t>
        </w:r>
      </w:ins>
      <w:ins w:id="145" w:author="Marielle Smith" w:date="2020-09-14T14:25:00Z">
        <w:r w:rsidR="007E5918">
          <w:t>with high gap fractions</w:t>
        </w:r>
      </w:ins>
      <w:ins w:id="146" w:author="Marielle Smith" w:date="2020-09-14T14:26:00Z">
        <w:r w:rsidR="007E5918">
          <w:t>]</w:t>
        </w:r>
      </w:ins>
      <w:ins w:id="147" w:author="Marielle Smith" w:date="2020-09-08T18:08:00Z">
        <w:r w:rsidR="00224D68" w:rsidRPr="00021A0B">
          <w:t>,</w:t>
        </w:r>
      </w:ins>
      <w:ins w:id="148" w:author="Marielle Smith" w:date="2020-09-08T18:09:00Z">
        <w:r w:rsidR="00224D68" w:rsidRPr="00021A0B">
          <w:t xml:space="preserve"> distance from the outer canopy </w:t>
        </w:r>
      </w:ins>
      <w:ins w:id="149" w:author="Marielle Smith" w:date="2020-09-08T18:11:00Z">
        <w:r w:rsidR="00224D68" w:rsidRPr="00021A0B">
          <w:t>is</w:t>
        </w:r>
      </w:ins>
      <w:ins w:id="150" w:author="Marielle Smith" w:date="2020-09-08T18:09:00Z">
        <w:r w:rsidR="00224D68" w:rsidRPr="00021A0B">
          <w:t xml:space="preserve"> a better proxy for light </w:t>
        </w:r>
      </w:ins>
      <w:ins w:id="151" w:author="Marielle Smith" w:date="2020-09-08T18:10:00Z">
        <w:r w:rsidR="00224D68" w:rsidRPr="00021A0B">
          <w:t>environment than height</w:t>
        </w:r>
      </w:ins>
      <w:ins w:id="152" w:author="Marielle Smith" w:date="2020-09-08T18:11:00Z">
        <w:r w:rsidR="00224D68" w:rsidRPr="00021A0B">
          <w:t xml:space="preserve"> (Parker 1995)</w:t>
        </w:r>
      </w:ins>
      <w:ins w:id="153" w:author="Marielle Smith" w:date="2020-09-08T18:13:00Z">
        <w:r w:rsidR="00224D68" w:rsidRPr="00021A0B">
          <w:t xml:space="preserve"> </w:t>
        </w:r>
      </w:ins>
      <w:ins w:id="154" w:author="Marielle Smith" w:date="2020-09-14T14:28:00Z">
        <w:r w:rsidR="007E5918">
          <w:t xml:space="preserve">and </w:t>
        </w:r>
      </w:ins>
      <w:commentRangeStart w:id="155"/>
      <w:ins w:id="156" w:author="Marielle Smith" w:date="2020-09-14T14:29:00Z">
        <w:r w:rsidR="007E5918">
          <w:t xml:space="preserve">lower canopy </w:t>
        </w:r>
      </w:ins>
      <w:ins w:id="157" w:author="Marielle Smith" w:date="2020-09-14T14:28:00Z">
        <w:r w:rsidR="007E5918">
          <w:t xml:space="preserve">light environments are </w:t>
        </w:r>
      </w:ins>
      <w:ins w:id="158" w:author="Marielle Smith" w:date="2020-09-14T14:37:00Z">
        <w:r w:rsidR="00FE38FD">
          <w:t>highly</w:t>
        </w:r>
      </w:ins>
      <w:ins w:id="159" w:author="Marielle Smith" w:date="2020-09-14T14:28:00Z">
        <w:r w:rsidR="007E5918">
          <w:t xml:space="preserve"> variable, </w:t>
        </w:r>
      </w:ins>
      <w:ins w:id="160" w:author="Marielle Smith" w:date="2020-09-14T14:30:00Z">
        <w:r w:rsidR="007E5918">
          <w:t xml:space="preserve">ranging from </w:t>
        </w:r>
      </w:ins>
      <w:ins w:id="161" w:author="Marielle Smith" w:date="2020-09-14T14:29:00Z">
        <w:r w:rsidR="007E5918">
          <w:t xml:space="preserve">high light gap </w:t>
        </w:r>
      </w:ins>
      <w:ins w:id="162" w:author="Marielle Smith" w:date="2020-09-14T14:30:00Z">
        <w:r w:rsidR="007E5918">
          <w:t>to deeply shaded understory regions</w:t>
        </w:r>
      </w:ins>
      <w:commentRangeEnd w:id="155"/>
      <w:ins w:id="163" w:author="Marielle Smith" w:date="2020-09-14T15:13:00Z">
        <w:r w:rsidR="00E27ED7">
          <w:rPr>
            <w:rStyle w:val="CommentReference"/>
          </w:rPr>
          <w:commentReference w:id="155"/>
        </w:r>
      </w:ins>
      <w:ins w:id="164" w:author="Marielle Smith" w:date="2020-09-14T14:33:00Z">
        <w:r w:rsidR="007E5918">
          <w:t xml:space="preserve"> (</w:t>
        </w:r>
      </w:ins>
      <w:ins w:id="165" w:author="Marielle Smith" w:date="2020-09-14T15:10:00Z">
        <w:r w:rsidR="00392324">
          <w:t xml:space="preserve">Chazdon &amp; Fetcher 1984; </w:t>
        </w:r>
      </w:ins>
      <w:commentRangeStart w:id="166"/>
      <w:ins w:id="167" w:author="Marielle Smith" w:date="2020-09-14T15:08:00Z">
        <w:r w:rsidR="00392324">
          <w:t>Tymen et al. 2017</w:t>
        </w:r>
      </w:ins>
      <w:commentRangeEnd w:id="166"/>
      <w:ins w:id="168" w:author="Marielle Smith" w:date="2020-09-14T15:22:00Z">
        <w:r w:rsidR="00232BD4">
          <w:rPr>
            <w:rStyle w:val="CommentReference"/>
          </w:rPr>
          <w:commentReference w:id="166"/>
        </w:r>
      </w:ins>
      <w:ins w:id="169" w:author="Marielle Smith" w:date="2020-09-14T15:08:00Z">
        <w:r w:rsidR="00392324">
          <w:t xml:space="preserve">; </w:t>
        </w:r>
      </w:ins>
      <w:ins w:id="170" w:author="Marielle Smith" w:date="2020-09-14T14:43:00Z">
        <w:r w:rsidR="00FE38FD">
          <w:t>Smith et al. 2019)</w:t>
        </w:r>
      </w:ins>
      <w:ins w:id="171" w:author="Marielle Smith" w:date="2020-09-14T14:30:00Z">
        <w:r w:rsidR="007E5918">
          <w:t>. In addition</w:t>
        </w:r>
      </w:ins>
      <w:ins w:id="172" w:author="Marielle Smith" w:date="2020-09-14T14:32:00Z">
        <w:r w:rsidR="007E5918">
          <w:t>,</w:t>
        </w:r>
      </w:ins>
      <w:ins w:id="173" w:author="Marielle Smith" w:date="2020-09-14T14:31:00Z">
        <w:r w:rsidR="007E5918">
          <w:t xml:space="preserve"> the </w:t>
        </w:r>
      </w:ins>
      <w:ins w:id="174" w:author="Marielle Smith" w:date="2020-09-14T14:50:00Z">
        <w:r w:rsidR="0049635F">
          <w:t xml:space="preserve">vertical </w:t>
        </w:r>
      </w:ins>
      <w:ins w:id="175" w:author="Marielle Smith" w:date="2020-09-14T14:31:00Z">
        <w:r w:rsidR="007E5918">
          <w:t>structure</w:t>
        </w:r>
      </w:ins>
      <w:ins w:id="176" w:author="Marielle Smith" w:date="2020-09-14T14:30:00Z">
        <w:r w:rsidR="007E5918">
          <w:t xml:space="preserve"> </w:t>
        </w:r>
      </w:ins>
      <w:ins w:id="177" w:author="Marielle Smith" w:date="2020-09-14T14:32:00Z">
        <w:r w:rsidR="007E5918">
          <w:t>and hence, microenvironment</w:t>
        </w:r>
      </w:ins>
      <w:ins w:id="178" w:author="Marielle Smith" w:date="2020-09-14T14:44:00Z">
        <w:r w:rsidR="00FE38FD">
          <w:t>s</w:t>
        </w:r>
      </w:ins>
      <w:ins w:id="179" w:author="Marielle Smith" w:date="2020-09-14T14:32:00Z">
        <w:r w:rsidR="007E5918">
          <w:t xml:space="preserve"> of forest canopies var</w:t>
        </w:r>
      </w:ins>
      <w:ins w:id="180" w:author="Marielle Smith" w:date="2020-09-14T15:00:00Z">
        <w:r w:rsidR="00392324">
          <w:t>y</w:t>
        </w:r>
      </w:ins>
      <w:ins w:id="181" w:author="Marielle Smith" w:date="2020-09-14T14:45:00Z">
        <w:r w:rsidR="00FE38FD">
          <w:t xml:space="preserve"> seasonally (</w:t>
        </w:r>
      </w:ins>
      <w:ins w:id="182" w:author="Marielle Smith" w:date="2020-09-14T14:48:00Z">
        <w:r w:rsidR="0049635F">
          <w:t xml:space="preserve">Parker &amp; Tibbs 2004; </w:t>
        </w:r>
      </w:ins>
      <w:commentRangeStart w:id="183"/>
      <w:ins w:id="184" w:author="Marielle Smith" w:date="2020-09-14T14:45:00Z">
        <w:r w:rsidR="00FE38FD">
          <w:t>Smith et al. 2019</w:t>
        </w:r>
      </w:ins>
      <w:commentRangeEnd w:id="183"/>
      <w:ins w:id="185" w:author="Marielle Smith" w:date="2020-09-14T14:46:00Z">
        <w:r w:rsidR="00FE38FD">
          <w:rPr>
            <w:rStyle w:val="CommentReference"/>
          </w:rPr>
          <w:commentReference w:id="183"/>
        </w:r>
      </w:ins>
      <w:ins w:id="186" w:author="Marielle Smith" w:date="2020-09-14T14:45:00Z">
        <w:r w:rsidR="00FE38FD">
          <w:t xml:space="preserve">; Parker et al. 2019) and </w:t>
        </w:r>
      </w:ins>
      <w:ins w:id="187" w:author="Marielle Smith" w:date="2020-09-14T15:04:00Z">
        <w:r w:rsidR="00392324">
          <w:t xml:space="preserve">following </w:t>
        </w:r>
      </w:ins>
      <w:ins w:id="188" w:author="Marielle Smith" w:date="2020-09-14T15:03:00Z">
        <w:r w:rsidR="00392324">
          <w:t xml:space="preserve">disturbance </w:t>
        </w:r>
      </w:ins>
      <w:ins w:id="189" w:author="Marielle Smith" w:date="2020-09-14T14:47:00Z">
        <w:r w:rsidR="0049635F">
          <w:t xml:space="preserve">(e.g., </w:t>
        </w:r>
        <w:commentRangeStart w:id="190"/>
        <w:r w:rsidR="0049635F">
          <w:t>Parker et al. 2002</w:t>
        </w:r>
      </w:ins>
      <w:commentRangeEnd w:id="190"/>
      <w:ins w:id="191" w:author="Marielle Smith" w:date="2020-09-14T14:54:00Z">
        <w:r w:rsidR="0049635F">
          <w:rPr>
            <w:rStyle w:val="CommentReference"/>
          </w:rPr>
          <w:commentReference w:id="190"/>
        </w:r>
      </w:ins>
      <w:ins w:id="192" w:author="Marielle Smith" w:date="2020-09-14T14:53:00Z">
        <w:r w:rsidR="0049635F">
          <w:t xml:space="preserve">; </w:t>
        </w:r>
        <w:commentRangeStart w:id="193"/>
        <w:r w:rsidR="0049635F">
          <w:t>Almeida et al. 2016</w:t>
        </w:r>
      </w:ins>
      <w:commentRangeEnd w:id="193"/>
      <w:ins w:id="194" w:author="Marielle Smith" w:date="2020-09-14T14:54:00Z">
        <w:r w:rsidR="0049635F">
          <w:rPr>
            <w:rStyle w:val="CommentReference"/>
          </w:rPr>
          <w:commentReference w:id="193"/>
        </w:r>
      </w:ins>
      <w:ins w:id="195" w:author="Marielle Smith" w:date="2020-09-14T14:57:00Z">
        <w:r w:rsidR="0049635F">
          <w:t xml:space="preserve">; </w:t>
        </w:r>
        <w:commentRangeStart w:id="196"/>
        <w:r w:rsidR="0049635F">
          <w:t xml:space="preserve">Stark et al. 2020 </w:t>
        </w:r>
        <w:r w:rsidR="0049635F">
          <w:rPr>
            <w:i/>
          </w:rPr>
          <w:t>in press</w:t>
        </w:r>
        <w:commentRangeEnd w:id="196"/>
        <w:r w:rsidR="0049635F">
          <w:rPr>
            <w:rStyle w:val="CommentReference"/>
          </w:rPr>
          <w:commentReference w:id="196"/>
        </w:r>
      </w:ins>
      <w:ins w:id="197" w:author="Marielle Smith" w:date="2020-09-14T14:47:00Z">
        <w:r w:rsidR="0049635F">
          <w:t>)</w:t>
        </w:r>
      </w:ins>
      <w:ins w:id="198" w:author="Marielle Smith" w:date="2020-09-14T15:16:00Z">
        <w:r w:rsidR="00E27ED7">
          <w:t xml:space="preserve">. </w:t>
        </w:r>
      </w:ins>
      <w:r w:rsidRPr="00021A0B">
        <w:t>Radiation is an important variable in determining differences in leaf traits and responses to temperature (</w:t>
      </w:r>
      <w:commentRangeStart w:id="199"/>
      <w:commentRangeStart w:id="200"/>
      <w:r w:rsidRPr="00021A0B">
        <w:t>Mau et. al 2018, Fauset et al. 2017, Rey Sanchez et al. 2016, Doughty and Gouden</w:t>
      </w:r>
      <w:r>
        <w:t xml:space="preserve"> 2008</w:t>
      </w:r>
      <w:commentRangeEnd w:id="199"/>
      <w:r w:rsidR="00D932F9">
        <w:rPr>
          <w:rStyle w:val="CommentReference"/>
        </w:rPr>
        <w:commentReference w:id="199"/>
      </w:r>
      <w:commentRangeEnd w:id="200"/>
      <w:r w:rsidR="00D7055D">
        <w:rPr>
          <w:rStyle w:val="CommentReference"/>
        </w:rPr>
        <w:commentReference w:id="200"/>
      </w:r>
      <w:r>
        <w:t>) - (</w:t>
      </w:r>
      <w:r>
        <w:rPr>
          <w:i/>
        </w:rPr>
        <w:t>Bonan (2016) reviews this and points to appropriate references</w:t>
      </w:r>
      <w:r>
        <w:t xml:space="preserve">) - </w:t>
      </w:r>
      <w:commentRangeStart w:id="201"/>
      <w:r>
        <w:t>Sunflecks</w:t>
      </w:r>
      <w:commentRangeEnd w:id="201"/>
      <w:r w:rsidR="00B94BEF">
        <w:rPr>
          <w:rStyle w:val="CommentReference"/>
        </w:rPr>
        <w:commentReference w:id="201"/>
      </w:r>
      <w:r>
        <w:t>: Leaky et al. 2003?</w:t>
      </w:r>
    </w:p>
    <w:p w14:paraId="425B8109" w14:textId="7451B55B" w:rsidR="006A51D8" w:rsidRDefault="00765C03">
      <w:pPr>
        <w:pStyle w:val="BodyText"/>
      </w:pPr>
      <w:r>
        <w:rPr>
          <w:b/>
        </w:rPr>
        <w:t xml:space="preserve">Wind speeds are also higher at the top of the canopy (Fig. </w:t>
      </w:r>
      <w:r>
        <w:t>2x</w:t>
      </w:r>
      <w:r>
        <w:rPr>
          <w:b/>
        </w:rPr>
        <w:t>).</w:t>
      </w:r>
      <w:r>
        <w:t xml:space="preserve"> </w:t>
      </w:r>
      <w:r>
        <w:rPr>
          <w:i/>
        </w:rPr>
        <w:t>(fill in some specifics from the NEON analysis)</w:t>
      </w:r>
      <w:r>
        <w:t xml:space="preserve"> Consistent with the results from NEON sites, higher wind speed at greater heights within a forest have previously been observed in both closed canopy forests (e.g., REFS; </w:t>
      </w:r>
      <w:ins w:id="202" w:author="Marielle Smith" w:date="2020-09-14T12:25:00Z">
        <w:r w:rsidR="00D7055D">
          <w:t xml:space="preserve">Niinemets et al. 2009 (&amp; citations therein); </w:t>
        </w:r>
      </w:ins>
      <w:r>
        <w:t xml:space="preserve">McGregor </w:t>
      </w:r>
      <w:r>
        <w:rPr>
          <w:i/>
        </w:rPr>
        <w:t>et al.</w:t>
      </w:r>
      <w:r>
        <w:t xml:space="preserve">) and open savannas (Curtis et al. 2018). This results in higher boundary layer conductance, </w:t>
      </w:r>
      <w:r>
        <w:rPr>
          <w:i/>
        </w:rPr>
        <w:t>DEFINE</w:t>
      </w:r>
      <w:r>
        <w:t xml:space="preserve">, for canopy leaves [Martin </w:t>
      </w:r>
      <w:r>
        <w:rPr>
          <w:i/>
        </w:rPr>
        <w:t>et al.</w:t>
      </w:r>
      <w:r>
        <w:t xml:space="preserve"> (1999); Roberts et al. 1990].</w:t>
      </w:r>
    </w:p>
    <w:p w14:paraId="4B721AE6" w14:textId="221F20FC" w:rsidR="006A51D8" w:rsidRDefault="00765C03">
      <w:pPr>
        <w:pStyle w:val="BodyText"/>
      </w:pPr>
      <w:r>
        <w:rPr>
          <w:b/>
        </w:rPr>
        <w:t xml:space="preserve">Air temperature, </w:t>
      </w:r>
      <m:oMath>
        <m:sSub>
          <m:sSubPr>
            <m:ctrlPr>
              <w:rPr>
                <w:rFonts w:ascii="Cambria Math" w:hAnsi="Cambria Math"/>
              </w:rPr>
            </m:ctrlPr>
          </m:sSubPr>
          <m:e>
            <m:r>
              <w:rPr>
                <w:rFonts w:ascii="Cambria Math" w:hAnsi="Cambria Math"/>
              </w:rPr>
              <m:t>T</m:t>
            </m:r>
          </m:e>
          <m:sub>
            <m:r>
              <w:rPr>
                <w:rFonts w:ascii="Cambria Math" w:hAnsi="Cambria Math"/>
              </w:rPr>
              <m:t>air</m:t>
            </m:r>
          </m:sub>
        </m:sSub>
      </m:oMath>
      <w:r>
        <w:rPr>
          <w:b/>
        </w:rPr>
        <w:t xml:space="preserve">, is sometimes significantly buffered by forest canopies (Fig. </w:t>
      </w:r>
      <w:r>
        <w:t>2x</w:t>
      </w:r>
      <w:r>
        <w:rPr>
          <w:b/>
        </w:rPr>
        <w:t>).</w:t>
      </w:r>
      <w:r>
        <w:t xml:space="preserve"> Studies comparing </w:t>
      </w:r>
      <m:oMath>
        <m:sSub>
          <m:sSubPr>
            <m:ctrlPr>
              <w:rPr>
                <w:rFonts w:ascii="Cambria Math" w:hAnsi="Cambria Math"/>
              </w:rPr>
            </m:ctrlPr>
          </m:sSubPr>
          <m:e>
            <m:r>
              <w:rPr>
                <w:rFonts w:ascii="Cambria Math" w:hAnsi="Cambria Math"/>
              </w:rPr>
              <m:t>T</m:t>
            </m:r>
          </m:e>
          <m:sub>
            <m:r>
              <w:rPr>
                <w:rFonts w:ascii="Cambria Math" w:hAnsi="Cambria Math"/>
              </w:rPr>
              <m:t>air</m:t>
            </m:r>
          </m:sub>
        </m:sSub>
      </m:oMath>
      <w:r>
        <w:t xml:space="preserve"> under forest canopies with nearby clearings have found lower maximum temperatures under forest canopies across Europe (Zellweger </w:t>
      </w:r>
      <w:r>
        <w:rPr>
          <w:i/>
        </w:rPr>
        <w:t>et al.</w:t>
      </w:r>
      <w:r>
        <w:t xml:space="preserve">, </w:t>
      </w:r>
      <w:r w:rsidRPr="00112FA1">
        <w:t>2019) and</w:t>
      </w:r>
      <w:r>
        <w:t xml:space="preserve"> in the northwestern United States (Davis </w:t>
      </w:r>
      <w:r>
        <w:rPr>
          <w:i/>
        </w:rPr>
        <w:t>et al.</w:t>
      </w:r>
      <w:r>
        <w:t xml:space="preserve">, 2019). Similarly, </w:t>
      </w:r>
      <w:commentRangeStart w:id="203"/>
      <w:r>
        <w:t xml:space="preserve">maximum air temperatures were higher above than below tropical forest canopies </w:t>
      </w:r>
      <w:commentRangeEnd w:id="203"/>
      <w:r w:rsidR="00232BD4">
        <w:rPr>
          <w:rStyle w:val="CommentReference"/>
        </w:rPr>
        <w:commentReference w:id="203"/>
      </w:r>
      <w:r>
        <w:t xml:space="preserve">during wet seasons in Panama (Rey-Sánchez et al. 2016) and coastal Brazil (Fauset et al. 2018). However, similar maximum temperatures have been observed during the dry season in Panama (Rey-Sánchez et al. 2016) and in a temperate deciduous forest in the eastern United States (McGregor </w:t>
      </w:r>
      <w:r>
        <w:rPr>
          <w:i/>
        </w:rPr>
        <w:t>et al.</w:t>
      </w:r>
      <w:r>
        <w:t xml:space="preserve">). Minimum </w:t>
      </w:r>
      <m:oMath>
        <m:sSub>
          <m:sSubPr>
            <m:ctrlPr>
              <w:rPr>
                <w:rFonts w:ascii="Cambria Math" w:hAnsi="Cambria Math"/>
              </w:rPr>
            </m:ctrlPr>
          </m:sSubPr>
          <m:e>
            <m:r>
              <w:rPr>
                <w:rFonts w:ascii="Cambria Math" w:hAnsi="Cambria Math"/>
              </w:rPr>
              <m:t>T</m:t>
            </m:r>
          </m:e>
          <m:sub>
            <m:r>
              <w:rPr>
                <w:rFonts w:ascii="Cambria Math" w:hAnsi="Cambria Math"/>
              </w:rPr>
              <m:t>air</m:t>
            </m:r>
          </m:sub>
        </m:sSub>
      </m:oMath>
      <w:r>
        <w:t xml:space="preserve"> is also buffered by forest canopies under some conditions. Higher minimum temperatures under forest canopies relative to nearby clearings have been observed across Europe (Zellweger </w:t>
      </w:r>
      <w:r>
        <w:rPr>
          <w:i/>
        </w:rPr>
        <w:t>et al.</w:t>
      </w:r>
      <w:r>
        <w:t xml:space="preserve">, 2019) and in the northwestern United States (Davis </w:t>
      </w:r>
      <w:r>
        <w:rPr>
          <w:i/>
        </w:rPr>
        <w:t>et al.</w:t>
      </w:r>
      <w:r>
        <w:t xml:space="preserve">, 2019). However, similar minimum temperatures under forest canopies have been observed in tropical forests in Panama (Rey-Sánchez et al. 2016) and coastal Brazil (Fauset et al. 2018), as well as in a temperate deciduous forest in the eastern United States (McGregor </w:t>
      </w:r>
      <w:r>
        <w:rPr>
          <w:i/>
        </w:rPr>
        <w:t>et al.</w:t>
      </w:r>
      <w:r>
        <w:t xml:space="preserve">). </w:t>
      </w:r>
      <w:r>
        <w:rPr>
          <w:i/>
        </w:rPr>
        <w:t>(Add something about risk of freeze.)</w:t>
      </w:r>
    </w:p>
    <w:p w14:paraId="737EC138" w14:textId="01346946" w:rsidR="006A51D8" w:rsidRDefault="00765C03">
      <w:pPr>
        <w:pStyle w:val="BodyText"/>
      </w:pPr>
      <w:r>
        <w:rPr>
          <w:b/>
        </w:rPr>
        <w:t xml:space="preserve">Humidity also varies across the forest vertical profile, being generally higher in the understory (Fig. </w:t>
      </w:r>
      <w:r>
        <w:t>2x</w:t>
      </w:r>
      <w:r>
        <w:rPr>
          <w:b/>
        </w:rPr>
        <w:t>).</w:t>
      </w:r>
      <w:r>
        <w:t xml:space="preserve"> - DETAILS - REFS - McGregor </w:t>
      </w:r>
      <w:r>
        <w:rPr>
          <w:i/>
        </w:rPr>
        <w:t>et al.</w:t>
      </w:r>
      <w:r>
        <w:t xml:space="preserve"> RH, in combination with temperature, determines vapor pressure deficit, </w:t>
      </w:r>
      <m:oMath>
        <m:r>
          <w:rPr>
            <w:rFonts w:ascii="Cambria Math" w:hAnsi="Cambria Math"/>
          </w:rPr>
          <m:t>VPD</m:t>
        </m:r>
      </m:oMath>
      <w:r>
        <w:t xml:space="preserve"> - </w:t>
      </w:r>
      <m:oMath>
        <m:r>
          <w:rPr>
            <w:rFonts w:ascii="Cambria Math" w:hAnsi="Cambria Math"/>
          </w:rPr>
          <m:t>VPD</m:t>
        </m:r>
      </m:oMath>
      <w:r>
        <w:t xml:space="preserve"> is lower in understory of Atlantic forest during wet season (Fauset et al. 2018) This means that canopy leaves tend to be exposed to higher </w:t>
      </w:r>
      <w:r>
        <w:rPr>
          <w:i/>
        </w:rPr>
        <w:t>evaporative demand</w:t>
      </w:r>
      <w:r>
        <w:t>.</w:t>
      </w:r>
    </w:p>
    <w:p w14:paraId="60C76F1D" w14:textId="77777777" w:rsidR="006A51D8" w:rsidRDefault="00765C03">
      <w:pPr>
        <w:pStyle w:val="BodyText"/>
      </w:pPr>
      <w:r>
        <w:rPr>
          <w:b/>
        </w:rPr>
        <w:t>Finally, carbon dioxide (CO</w:t>
      </w:r>
      <w:r>
        <w:rPr>
          <w:b/>
          <w:vertAlign w:val="subscript"/>
        </w:rPr>
        <w:t>2</w:t>
      </w:r>
      <w:r>
        <w:rPr>
          <w:b/>
        </w:rPr>
        <w:t>) concentrations tend to be higher in the understory.</w:t>
      </w:r>
      <w:r>
        <w:t xml:space="preserve"> - Higher in understory, particularly at dusk (Koike et al. 2001). - Higher in the understory overnight; difference persists during the day but is very small (Yang </w:t>
      </w:r>
      <w:r>
        <w:rPr>
          <w:i/>
        </w:rPr>
        <w:t>et al.</w:t>
      </w:r>
      <w:r>
        <w:t>, 1999). Differences in concentration are by far most pronounced near ground level. Given that differences are small during the day when photosynthesis is active, and that even nighttime differences are modest at the height of understory tree crowns, CO</w:t>
      </w:r>
      <w:r>
        <w:rPr>
          <w:vertAlign w:val="subscript"/>
        </w:rPr>
        <w:t>2</w:t>
      </w:r>
      <w:r>
        <w:t xml:space="preserve"> concentration is </w:t>
      </w:r>
      <w:r>
        <w:lastRenderedPageBreak/>
        <w:t>unlikely to have much effect on the energy balance and metabolism of leaves across the forest vertical gradient.</w:t>
      </w:r>
    </w:p>
    <w:p w14:paraId="5DFE896B" w14:textId="77777777" w:rsidR="006A51D8" w:rsidRDefault="00765C03">
      <w:pPr>
        <w:pStyle w:val="CaptionedFigure"/>
      </w:pPr>
      <w:r>
        <w:rPr>
          <w:noProof/>
          <w:lang w:val="en-GB" w:eastAsia="en-GB"/>
        </w:rPr>
        <w:drawing>
          <wp:inline distT="0" distB="0" distL="0" distR="0" wp14:anchorId="157230E8" wp14:editId="58CAFD09">
            <wp:extent cx="5334000" cy="2598615"/>
            <wp:effectExtent l="0" t="0" r="0" b="0"/>
            <wp:docPr id="2" name="Picture" descr="Figure 2. Vertical gradients in the biophysical environment, from NEON data. Current placeholder figure is old version from Ian McGregor’s in-review paper, showing NEON data from SCBI. See issue 2: https://github.com/EcoClimLab/vertical-thermal-review/issues/2."/>
            <wp:cNvGraphicFramePr/>
            <a:graphic xmlns:a="http://schemas.openxmlformats.org/drawingml/2006/main">
              <a:graphicData uri="http://schemas.openxmlformats.org/drawingml/2006/picture">
                <pic:pic xmlns:pic="http://schemas.openxmlformats.org/drawingml/2006/picture">
                  <pic:nvPicPr>
                    <pic:cNvPr id="0" name="Picture" descr="NEON_height_profiles/NEON_height_profile_temp.png"/>
                    <pic:cNvPicPr>
                      <a:picLocks noChangeAspect="1" noChangeArrowheads="1"/>
                    </pic:cNvPicPr>
                  </pic:nvPicPr>
                  <pic:blipFill>
                    <a:blip r:embed="rId11"/>
                    <a:stretch>
                      <a:fillRect/>
                    </a:stretch>
                  </pic:blipFill>
                  <pic:spPr bwMode="auto">
                    <a:xfrm>
                      <a:off x="0" y="0"/>
                      <a:ext cx="5334000" cy="2598615"/>
                    </a:xfrm>
                    <a:prstGeom prst="rect">
                      <a:avLst/>
                    </a:prstGeom>
                    <a:noFill/>
                    <a:ln w="9525">
                      <a:noFill/>
                      <a:headEnd/>
                      <a:tailEnd/>
                    </a:ln>
                  </pic:spPr>
                </pic:pic>
              </a:graphicData>
            </a:graphic>
          </wp:inline>
        </w:drawing>
      </w:r>
    </w:p>
    <w:p w14:paraId="08EABE91" w14:textId="7C5BCE54" w:rsidR="006A51D8" w:rsidRPr="00504A2A" w:rsidRDefault="00765C03">
      <w:pPr>
        <w:pStyle w:val="ImageCaption"/>
      </w:pPr>
      <w:r>
        <w:rPr>
          <w:b/>
        </w:rPr>
        <w:t>Figure 2. Vertical gradients in the biophysical environment, from NEON data.</w:t>
      </w:r>
      <w:r>
        <w:t xml:space="preserve"> Current placeholder figure is old version from Ian McGregor’s in-review paper, showing NEON data from SCBI. See issue 2: </w:t>
      </w:r>
      <w:hyperlink r:id="rId12">
        <w:r>
          <w:rPr>
            <w:rStyle w:val="Hyperlink"/>
          </w:rPr>
          <w:t>https://github.com/EcoClimLab/vertical-thermal-review/issues/2</w:t>
        </w:r>
      </w:hyperlink>
      <w:r>
        <w:t>.</w:t>
      </w:r>
    </w:p>
    <w:p w14:paraId="309D7B59" w14:textId="37B24B06" w:rsidR="006A51D8" w:rsidRDefault="00765C03">
      <w:pPr>
        <w:pStyle w:val="BodyText"/>
      </w:pPr>
      <w:r>
        <w:rPr>
          <w:b/>
        </w:rPr>
        <w:t>The strength of this buffering varies across forests, being influenced by both forest characteristics and the biophysical environment.</w:t>
      </w:r>
      <w:r>
        <w:t xml:space="preserve"> First, buffering increases with canopy cover. - greater cover –&gt; lower max T and VPD, higher minT (Davis </w:t>
      </w:r>
      <w:r>
        <w:rPr>
          <w:i/>
        </w:rPr>
        <w:t>et al.</w:t>
      </w:r>
      <w:r>
        <w:t>, 2019) - greater cover –&gt; lower max T</w:t>
      </w:r>
      <w:ins w:id="204" w:author="Marielle Smith" w:date="2020-09-08T14:43:00Z">
        <w:r w:rsidR="00DE1B6B">
          <w:t xml:space="preserve"> and light availability</w:t>
        </w:r>
      </w:ins>
      <w:r>
        <w:t xml:space="preserve"> (Zellweger </w:t>
      </w:r>
      <w:r>
        <w:rPr>
          <w:i/>
        </w:rPr>
        <w:t>et al.</w:t>
      </w:r>
      <w:r>
        <w:t xml:space="preserve">, 2019) - (Thom </w:t>
      </w:r>
      <w:r>
        <w:rPr>
          <w:i/>
        </w:rPr>
        <w:t>et al.</w:t>
      </w:r>
      <w:r>
        <w:t>, 2020</w:t>
      </w:r>
      <w:ins w:id="205" w:author="Marielle Smith" w:date="2020-09-08T14:41:00Z">
        <w:r w:rsidR="00DE1B6B">
          <w:t xml:space="preserve">; </w:t>
        </w:r>
        <w:commentRangeStart w:id="206"/>
        <w:r w:rsidR="00DE1B6B">
          <w:t>Tymen et al. 2017</w:t>
        </w:r>
        <w:commentRangeEnd w:id="206"/>
        <w:r w:rsidR="00DE1B6B">
          <w:rPr>
            <w:rStyle w:val="CommentReference"/>
          </w:rPr>
          <w:commentReference w:id="206"/>
        </w:r>
      </w:ins>
      <w:ins w:id="207" w:author="Marielle Smith" w:date="2020-09-14T18:07:00Z">
        <w:r w:rsidR="00504A2A">
          <w:t xml:space="preserve">; </w:t>
        </w:r>
        <w:commentRangeStart w:id="208"/>
        <w:r w:rsidR="00504A2A">
          <w:t>Jucker et a</w:t>
        </w:r>
      </w:ins>
      <w:ins w:id="209" w:author="Marielle Smith" w:date="2020-09-14T18:08:00Z">
        <w:r w:rsidR="00504A2A">
          <w:t>l. 2018</w:t>
        </w:r>
      </w:ins>
      <w:commentRangeEnd w:id="208"/>
      <w:ins w:id="210" w:author="Marielle Smith" w:date="2020-09-14T18:09:00Z">
        <w:r w:rsidR="00504A2A">
          <w:rPr>
            <w:rStyle w:val="CommentReference"/>
          </w:rPr>
          <w:commentReference w:id="208"/>
        </w:r>
      </w:ins>
      <w:ins w:id="211" w:author="Marielle Smith" w:date="2020-09-14T18:17:00Z">
        <w:r w:rsidR="00FE0DAC">
          <w:t xml:space="preserve">; </w:t>
        </w:r>
        <w:commentRangeStart w:id="212"/>
        <w:r w:rsidR="00FE0DAC">
          <w:t>Hardwick et al. 2015</w:t>
        </w:r>
        <w:commentRangeEnd w:id="212"/>
        <w:r w:rsidR="00FE0DAC">
          <w:rPr>
            <w:rStyle w:val="CommentReference"/>
          </w:rPr>
          <w:commentReference w:id="212"/>
        </w:r>
      </w:ins>
      <w:r>
        <w:t xml:space="preserve">) </w:t>
      </w:r>
      <w:r>
        <w:rPr>
          <w:i/>
        </w:rPr>
        <w:t xml:space="preserve">Presumably, buffering would also be affected by </w:t>
      </w:r>
      <w:commentRangeStart w:id="213"/>
      <w:r>
        <w:rPr>
          <w:i/>
        </w:rPr>
        <w:t>canopy roughness</w:t>
      </w:r>
      <w:commentRangeEnd w:id="213"/>
      <w:r w:rsidR="00FE0DAC">
        <w:rPr>
          <w:rStyle w:val="CommentReference"/>
        </w:rPr>
        <w:commentReference w:id="213"/>
      </w:r>
      <w:r>
        <w:rPr>
          <w:i/>
        </w:rPr>
        <w:t>, which affects turbulent air flow and the canopy boundary layer.</w:t>
      </w:r>
      <w:r>
        <w:t xml:space="preserve"> Taller trees don’t necessarily increase buffering (Zellweger </w:t>
      </w:r>
      <w:r>
        <w:rPr>
          <w:i/>
        </w:rPr>
        <w:t>et al.</w:t>
      </w:r>
      <w:r>
        <w:t xml:space="preserve">, 2019). </w:t>
      </w:r>
      <w:commentRangeStart w:id="214"/>
      <w:r>
        <w:t xml:space="preserve">SCA </w:t>
      </w:r>
      <w:commentRangeEnd w:id="214"/>
      <w:r w:rsidR="00DE1B6B">
        <w:rPr>
          <w:rStyle w:val="CommentReference"/>
        </w:rPr>
        <w:commentReference w:id="214"/>
      </w:r>
      <w:r w:rsidRPr="00575324">
        <w:t>species increase T buffering</w:t>
      </w:r>
      <w:r>
        <w:t xml:space="preserve"> </w:t>
      </w:r>
      <w:del w:id="215" w:author="Marielle Smith" w:date="2020-09-08T14:44:00Z">
        <w:r w:rsidDel="00DE1B6B">
          <w:delText xml:space="preserve">(Zelllweger et al. 2019) </w:delText>
        </w:r>
      </w:del>
      <w:r>
        <w:t xml:space="preserve">(Zellweger </w:t>
      </w:r>
      <w:r>
        <w:rPr>
          <w:i/>
        </w:rPr>
        <w:t>et al.</w:t>
      </w:r>
      <w:r>
        <w:t xml:space="preserve">, 2019) The strength of buffering also varies with respect to geographic and climatic factors. - Distance to coast, topographic position, elevation (Zellweger </w:t>
      </w:r>
      <w:r>
        <w:rPr>
          <w:i/>
        </w:rPr>
        <w:t>et al.</w:t>
      </w:r>
      <w:r>
        <w:t xml:space="preserve">, 2019) - (Davis </w:t>
      </w:r>
      <w:r>
        <w:rPr>
          <w:i/>
        </w:rPr>
        <w:t>et al.</w:t>
      </w:r>
      <w:r>
        <w:t>, 2019)</w:t>
      </w:r>
    </w:p>
    <w:p w14:paraId="2491C16D" w14:textId="77777777" w:rsidR="006A51D8" w:rsidRDefault="00765C03">
      <w:pPr>
        <w:pStyle w:val="Heading2"/>
      </w:pPr>
      <w:bookmarkStart w:id="216" w:name="trait-variation"/>
      <w:r>
        <w:t>Trait variation</w:t>
      </w:r>
      <w:bookmarkEnd w:id="216"/>
    </w:p>
    <w:p w14:paraId="59E5AA84" w14:textId="37C28CAD" w:rsidR="00D450A9" w:rsidRDefault="00D450A9">
      <w:pPr>
        <w:pStyle w:val="FirstParagraph"/>
        <w:rPr>
          <w:ins w:id="217" w:author="Marielle Smith" w:date="2020-09-08T17:50:00Z"/>
        </w:rPr>
      </w:pPr>
      <w:ins w:id="218" w:author="Marielle Smith" w:date="2020-09-08T17:50:00Z">
        <w:r w:rsidRPr="00CD268A">
          <w:t xml:space="preserve">[Add something about how leaf traits </w:t>
        </w:r>
      </w:ins>
      <w:ins w:id="219" w:author="Marielle Smith" w:date="2020-09-14T18:20:00Z">
        <w:r w:rsidR="00CD268A" w:rsidRPr="00CD268A">
          <w:t xml:space="preserve">along the vertical canopy profile </w:t>
        </w:r>
      </w:ins>
      <w:ins w:id="220" w:author="Marielle Smith" w:date="2020-09-08T17:50:00Z">
        <w:r w:rsidRPr="00CD268A">
          <w:t xml:space="preserve">are different than </w:t>
        </w:r>
      </w:ins>
      <w:ins w:id="221" w:author="Marielle Smith" w:date="2020-09-14T18:20:00Z">
        <w:r w:rsidR="00CD268A" w:rsidRPr="00CD268A">
          <w:t xml:space="preserve">the </w:t>
        </w:r>
      </w:ins>
      <w:ins w:id="222" w:author="Marielle Smith" w:date="2020-09-08T17:50:00Z">
        <w:r w:rsidRPr="00CD268A">
          <w:t>expectation from leaf economic spectrum</w:t>
        </w:r>
      </w:ins>
      <w:ins w:id="223" w:author="Marielle Smith" w:date="2020-09-14T18:40:00Z">
        <w:r w:rsidR="00462855">
          <w:t xml:space="preserve"> (LES)</w:t>
        </w:r>
      </w:ins>
      <w:ins w:id="224" w:author="Marielle Smith" w:date="2020-09-08T17:50:00Z">
        <w:r w:rsidRPr="00CD268A">
          <w:t>?</w:t>
        </w:r>
      </w:ins>
      <w:ins w:id="225" w:author="Marielle Smith" w:date="2020-09-14T18:21:00Z">
        <w:r w:rsidR="00CD268A">
          <w:t xml:space="preserve"> </w:t>
        </w:r>
        <w:commentRangeStart w:id="226"/>
        <w:r w:rsidR="00CD268A">
          <w:t xml:space="preserve">Chen et al. 2020 is a good </w:t>
        </w:r>
      </w:ins>
      <w:ins w:id="227" w:author="Marielle Smith" w:date="2020-09-14T18:22:00Z">
        <w:r w:rsidR="00CD268A">
          <w:t>paper to help frame this</w:t>
        </w:r>
        <w:commentRangeEnd w:id="226"/>
        <w:r w:rsidR="00CD268A">
          <w:rPr>
            <w:rStyle w:val="CommentReference"/>
          </w:rPr>
          <w:commentReference w:id="226"/>
        </w:r>
        <w:r w:rsidR="00CD268A">
          <w:t>.</w:t>
        </w:r>
      </w:ins>
      <w:ins w:id="228" w:author="Marielle Smith" w:date="2020-09-14T18:39:00Z">
        <w:r w:rsidR="00462855">
          <w:t xml:space="preserve"> They make an important point in that paper that we may also want to make here: that the </w:t>
        </w:r>
      </w:ins>
      <w:ins w:id="229" w:author="Marielle Smith" w:date="2020-09-14T18:40:00Z">
        <w:r w:rsidR="00462855">
          <w:t>LES was ‘built’</w:t>
        </w:r>
        <w:r w:rsidR="00F65431">
          <w:t xml:space="preserve"> using mainly sun </w:t>
        </w:r>
      </w:ins>
      <w:ins w:id="230" w:author="Marielle Smith" w:date="2020-09-14T18:43:00Z">
        <w:r w:rsidR="00F65431">
          <w:t xml:space="preserve">(upper canopy) </w:t>
        </w:r>
      </w:ins>
      <w:ins w:id="231" w:author="Marielle Smith" w:date="2020-09-14T18:40:00Z">
        <w:r w:rsidR="00F65431">
          <w:t>leaves</w:t>
        </w:r>
      </w:ins>
      <w:ins w:id="232" w:author="Marielle Smith" w:date="2020-09-14T18:41:00Z">
        <w:r w:rsidR="00F65431">
          <w:t>; given the vastly different light environments at the bottom of the canopy</w:t>
        </w:r>
      </w:ins>
      <w:ins w:id="233" w:author="Marielle Smith" w:date="2020-09-14T18:42:00Z">
        <w:r w:rsidR="00F65431">
          <w:t xml:space="preserve"> (and that most leaves in the canopy are likely to be shade leaves)</w:t>
        </w:r>
      </w:ins>
      <w:ins w:id="234" w:author="Marielle Smith" w:date="2020-09-14T18:41:00Z">
        <w:r w:rsidR="00F65431">
          <w:t xml:space="preserve"> there is a strong research need to better characterise trait relationships </w:t>
        </w:r>
      </w:ins>
      <w:ins w:id="235" w:author="Marielle Smith" w:date="2020-09-14T18:43:00Z">
        <w:r w:rsidR="00F65431">
          <w:t xml:space="preserve">and leaf responses </w:t>
        </w:r>
      </w:ins>
      <w:ins w:id="236" w:author="Marielle Smith" w:date="2020-09-14T18:41:00Z">
        <w:r w:rsidR="00F65431">
          <w:t>through the whole vertical canopy</w:t>
        </w:r>
      </w:ins>
      <w:ins w:id="237" w:author="Marielle Smith" w:date="2020-09-14T18:42:00Z">
        <w:r w:rsidR="00F65431">
          <w:t xml:space="preserve"> – hence the importance of this review.</w:t>
        </w:r>
      </w:ins>
      <w:ins w:id="238" w:author="Marielle Smith" w:date="2020-09-15T12:34:00Z">
        <w:r w:rsidR="006D0997">
          <w:t xml:space="preserve"> </w:t>
        </w:r>
        <w:commentRangeStart w:id="239"/>
        <w:r w:rsidR="006D0997">
          <w:t xml:space="preserve">Keenan &amp; Niinemets 2016 </w:t>
        </w:r>
      </w:ins>
      <w:commentRangeEnd w:id="239"/>
      <w:ins w:id="240" w:author="Marielle Smith" w:date="2020-09-15T12:35:00Z">
        <w:r w:rsidR="006D0997">
          <w:rPr>
            <w:rStyle w:val="CommentReference"/>
          </w:rPr>
          <w:commentReference w:id="239"/>
        </w:r>
      </w:ins>
      <w:ins w:id="241" w:author="Marielle Smith" w:date="2020-09-15T12:34:00Z">
        <w:r w:rsidR="006D0997">
          <w:t>will also be hel</w:t>
        </w:r>
      </w:ins>
      <w:ins w:id="242" w:author="Marielle Smith" w:date="2020-09-15T12:35:00Z">
        <w:r w:rsidR="006D0997">
          <w:t>pful in making this point.</w:t>
        </w:r>
      </w:ins>
      <w:ins w:id="243" w:author="Marielle Smith" w:date="2020-09-08T17:50:00Z">
        <w:r w:rsidRPr="00CD268A">
          <w:t>]</w:t>
        </w:r>
      </w:ins>
    </w:p>
    <w:p w14:paraId="06B64001" w14:textId="5ACB6A3C" w:rsidR="006A51D8" w:rsidRDefault="00765C03">
      <w:pPr>
        <w:pStyle w:val="FirstParagraph"/>
      </w:pPr>
      <w:r>
        <w:rPr>
          <w:b/>
        </w:rPr>
        <w:lastRenderedPageBreak/>
        <w:t>Many traits vary with height and/or between sun and shade leaves on the same species (</w:t>
      </w:r>
      <w:commentRangeStart w:id="244"/>
      <w:commentRangeStart w:id="245"/>
      <w:commentRangeStart w:id="246"/>
      <w:r>
        <w:rPr>
          <w:b/>
        </w:rPr>
        <w:t>Table 1</w:t>
      </w:r>
      <w:commentRangeEnd w:id="244"/>
      <w:r w:rsidR="00462855">
        <w:rPr>
          <w:rStyle w:val="CommentReference"/>
        </w:rPr>
        <w:commentReference w:id="244"/>
      </w:r>
      <w:commentRangeEnd w:id="245"/>
      <w:r w:rsidR="00F65431">
        <w:rPr>
          <w:rStyle w:val="CommentReference"/>
        </w:rPr>
        <w:commentReference w:id="245"/>
      </w:r>
      <w:commentRangeEnd w:id="246"/>
      <w:r w:rsidR="002B23DE">
        <w:rPr>
          <w:rStyle w:val="CommentReference"/>
        </w:rPr>
        <w:commentReference w:id="246"/>
      </w:r>
      <w:r>
        <w:rPr>
          <w:b/>
        </w:rPr>
        <w:t>).</w:t>
      </w:r>
      <w:r>
        <w:t xml:space="preserve"> Here, we focus on traits that are important for shaping leaf temperature (</w:t>
      </w:r>
      <m:oMath>
        <m:sSub>
          <m:sSubPr>
            <m:ctrlPr>
              <w:rPr>
                <w:rFonts w:ascii="Cambria Math" w:hAnsi="Cambria Math"/>
              </w:rPr>
            </m:ctrlPr>
          </m:sSubPr>
          <m:e>
            <m:r>
              <w:rPr>
                <w:rFonts w:ascii="Cambria Math" w:hAnsi="Cambria Math"/>
              </w:rPr>
              <m:t>T</m:t>
            </m:r>
          </m:e>
          <m:sub>
            <m:r>
              <w:rPr>
                <w:rFonts w:ascii="Cambria Math" w:hAnsi="Cambria Math"/>
              </w:rPr>
              <m:t>leaf</m:t>
            </m:r>
          </m:sub>
        </m:sSub>
      </m:oMath>
      <w:r>
        <w:t>) and thermal sensitivity.</w:t>
      </w:r>
    </w:p>
    <w:p w14:paraId="18C20BD5" w14:textId="77777777" w:rsidR="006A51D8" w:rsidRDefault="00765C03">
      <w:pPr>
        <w:pStyle w:val="CaptionedFigure"/>
      </w:pPr>
      <w:r>
        <w:rPr>
          <w:noProof/>
          <w:lang w:val="en-GB" w:eastAsia="en-GB"/>
        </w:rPr>
        <w:drawing>
          <wp:inline distT="0" distB="0" distL="0" distR="0" wp14:anchorId="7E5A2A6B" wp14:editId="641A3724">
            <wp:extent cx="5334000" cy="1849209"/>
            <wp:effectExtent l="0" t="0" r="0" b="0"/>
            <wp:docPr id="3" name="Picture" descr="(For latest version of table, see tables.pdf.)"/>
            <wp:cNvGraphicFramePr/>
            <a:graphic xmlns:a="http://schemas.openxmlformats.org/drawingml/2006/main">
              <a:graphicData uri="http://schemas.openxmlformats.org/drawingml/2006/picture">
                <pic:pic xmlns:pic="http://schemas.openxmlformats.org/drawingml/2006/picture">
                  <pic:nvPicPr>
                    <pic:cNvPr id="0" name="Picture" descr="table1.png"/>
                    <pic:cNvPicPr>
                      <a:picLocks noChangeAspect="1" noChangeArrowheads="1"/>
                    </pic:cNvPicPr>
                  </pic:nvPicPr>
                  <pic:blipFill>
                    <a:blip r:embed="rId13"/>
                    <a:stretch>
                      <a:fillRect/>
                    </a:stretch>
                  </pic:blipFill>
                  <pic:spPr bwMode="auto">
                    <a:xfrm>
                      <a:off x="0" y="0"/>
                      <a:ext cx="5334000" cy="1849209"/>
                    </a:xfrm>
                    <a:prstGeom prst="rect">
                      <a:avLst/>
                    </a:prstGeom>
                    <a:noFill/>
                    <a:ln w="9525">
                      <a:noFill/>
                      <a:headEnd/>
                      <a:tailEnd/>
                    </a:ln>
                  </pic:spPr>
                </pic:pic>
              </a:graphicData>
            </a:graphic>
          </wp:inline>
        </w:drawing>
      </w:r>
    </w:p>
    <w:p w14:paraId="674C96F6" w14:textId="77777777" w:rsidR="006A51D8" w:rsidRDefault="00765C03">
      <w:pPr>
        <w:pStyle w:val="ImageCaption"/>
      </w:pPr>
      <w:r>
        <w:t>(For latest version of table, see tables.pdf.)</w:t>
      </w:r>
    </w:p>
    <w:p w14:paraId="00483822" w14:textId="77777777" w:rsidR="006A51D8" w:rsidRDefault="00765C03">
      <w:pPr>
        <w:pStyle w:val="BodyText"/>
      </w:pPr>
      <w:r>
        <w:t>Are traits shaped more by height or light? - “Height is more important than light in determining leaf morphology in a tropical forest” (Cavaleri et al. 2010) - (Cavaleri et al. 2008) - from Martijn: “If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p>
    <w:p w14:paraId="6D9E1EE1" w14:textId="77777777" w:rsidR="006A51D8" w:rsidRDefault="00765C03">
      <w:pPr>
        <w:pStyle w:val="BodyText"/>
      </w:pPr>
      <w:r>
        <w:rPr>
          <w:i/>
        </w:rPr>
        <w:t>Leaf area / characteristic dimension</w:t>
      </w:r>
      <w:r>
        <w:t>: - Recent paper on influence on leaf size/shape in PCE – certain aspects of leaf shape were not as relevant as expected.</w:t>
      </w:r>
    </w:p>
    <w:p w14:paraId="66139639" w14:textId="1C06F072" w:rsidR="006A51D8" w:rsidRDefault="00765C03">
      <w:pPr>
        <w:pStyle w:val="BodyText"/>
        <w:rPr>
          <w:ins w:id="247" w:author="Marielle Smith" w:date="2020-09-14T18:52:00Z"/>
        </w:rPr>
      </w:pPr>
      <w:r>
        <w:rPr>
          <w:i/>
        </w:rPr>
        <w:t>Max stomatal conductance</w:t>
      </w:r>
      <w:ins w:id="248" w:author="Marielle Smith" w:date="2020-09-14T18:51:00Z">
        <w:r w:rsidR="00892BCB">
          <w:t xml:space="preserve"> – increases with canopy height (Kenzo et al. 2015).</w:t>
        </w:r>
      </w:ins>
    </w:p>
    <w:p w14:paraId="56BFC835" w14:textId="1B8DF82D" w:rsidR="00892BCB" w:rsidRPr="00892BCB" w:rsidRDefault="00892BCB">
      <w:pPr>
        <w:pStyle w:val="BodyText"/>
      </w:pPr>
      <w:ins w:id="249" w:author="Marielle Smith" w:date="2020-09-14T18:52:00Z">
        <w:r>
          <w:rPr>
            <w:i/>
          </w:rPr>
          <w:t xml:space="preserve">Max transpiration rate – </w:t>
        </w:r>
        <w:r>
          <w:t>increases with canopy height (Kenzo et al. 2015).</w:t>
        </w:r>
      </w:ins>
    </w:p>
    <w:p w14:paraId="1876F3EF" w14:textId="77777777" w:rsidR="006A51D8" w:rsidRDefault="00765C03">
      <w:pPr>
        <w:pStyle w:val="BodyText"/>
      </w:pPr>
      <w:r>
        <w:rPr>
          <w:i/>
        </w:rPr>
        <w:t>Thermal time constant (probably not a lot out there)</w:t>
      </w:r>
      <w:r>
        <w:t xml:space="preserve"> - Curtis et. al, 2018 – higher in more exposed leaves (heat up slower, cool slower) - Michaeletz has used this in theoretical calculations (Michaeletz et al. 2016 and 2015?</w:t>
      </w:r>
    </w:p>
    <w:p w14:paraId="2678C888" w14:textId="77777777" w:rsidR="006A51D8" w:rsidRDefault="00765C03">
      <w:pPr>
        <w:pStyle w:val="BodyText"/>
      </w:pPr>
      <w:r>
        <w:rPr>
          <w:i/>
        </w:rPr>
        <w:t>Carotinoids</w:t>
      </w:r>
      <w:r>
        <w:t xml:space="preserve"> - photoprotective- disseminate heat, acclimate to high T. THese are proportional to irradiance - antioxidant scavenging function- protect against cellular damage - Königer et. al. 1995, and Matsubara et al. 2009?</w:t>
      </w:r>
    </w:p>
    <w:p w14:paraId="02B1BF6F" w14:textId="77777777" w:rsidR="006A51D8" w:rsidRDefault="00765C03">
      <w:pPr>
        <w:pStyle w:val="BodyText"/>
      </w:pPr>
      <w:r>
        <w:rPr>
          <w:i/>
        </w:rPr>
        <w:t>Isoprene production</w:t>
      </w:r>
      <w:r>
        <w:t xml:space="preserve"> - Isoprene production </w:t>
      </w:r>
      <w:r>
        <w:rPr>
          <w:i/>
        </w:rPr>
        <w:t>capability</w:t>
      </w:r>
      <w:r>
        <w:t xml:space="preserve"> as a trait (actual isoprene production is in section 4. I’m not sure whether Ty’s content belongs here or in that section)</w:t>
      </w:r>
    </w:p>
    <w:p w14:paraId="7809B760" w14:textId="77777777" w:rsidR="006A51D8" w:rsidRDefault="00765C03">
      <w:pPr>
        <w:pStyle w:val="Heading2"/>
      </w:pPr>
      <w:bookmarkStart w:id="250" w:name="leaf-temperature"/>
      <w:r>
        <w:t>Leaf temperature</w:t>
      </w:r>
      <w:bookmarkEnd w:id="250"/>
    </w:p>
    <w:p w14:paraId="27CCC49B" w14:textId="741369F0" w:rsidR="006A51D8" w:rsidRDefault="00765C03">
      <w:pPr>
        <w:pStyle w:val="FirstParagraph"/>
      </w:pPr>
      <w:r>
        <w:rPr>
          <w:b/>
        </w:rPr>
        <w:t>Many of the biophysical and trait variable</w:t>
      </w:r>
      <w:ins w:id="251" w:author="Marielle Smith" w:date="2020-09-08T14:53:00Z">
        <w:r w:rsidR="00BB1E02">
          <w:rPr>
            <w:b/>
          </w:rPr>
          <w:t>s</w:t>
        </w:r>
      </w:ins>
      <w:r>
        <w:rPr>
          <w:b/>
        </w:rPr>
        <w:t xml:space="preserve"> reviewed above affect leaf temperature, </w:t>
      </w:r>
      <m:oMath>
        <m:sSub>
          <m:sSubPr>
            <m:ctrlPr>
              <w:rPr>
                <w:rFonts w:ascii="Cambria Math" w:hAnsi="Cambria Math"/>
              </w:rPr>
            </m:ctrlPr>
          </m:sSubPr>
          <m:e>
            <m:r>
              <w:rPr>
                <w:rFonts w:ascii="Cambria Math" w:hAnsi="Cambria Math"/>
              </w:rPr>
              <m:t>T</m:t>
            </m:r>
          </m:e>
          <m:sub>
            <m:r>
              <w:rPr>
                <w:rFonts w:ascii="Cambria Math" w:hAnsi="Cambria Math"/>
              </w:rPr>
              <m:t>leaf</m:t>
            </m:r>
          </m:sub>
        </m:sSub>
      </m:oMath>
      <w:r>
        <w:rPr>
          <w:b/>
        </w:rPr>
        <w:t>, which in turn has a strong influence on leaf metabolism (see following section).</w:t>
      </w:r>
      <w:r>
        <w:t xml:space="preserve"> </w:t>
      </w:r>
      <m:oMath>
        <m:sSub>
          <m:sSubPr>
            <m:ctrlPr>
              <w:rPr>
                <w:rFonts w:ascii="Cambria Math" w:hAnsi="Cambria Math"/>
              </w:rPr>
            </m:ctrlPr>
          </m:sSubPr>
          <m:e>
            <m:r>
              <w:rPr>
                <w:rFonts w:ascii="Cambria Math" w:hAnsi="Cambria Math"/>
              </w:rPr>
              <m:t>T</m:t>
            </m:r>
          </m:e>
          <m:sub>
            <m:r>
              <w:rPr>
                <w:rFonts w:ascii="Cambria Math" w:hAnsi="Cambria Math"/>
              </w:rPr>
              <m:t>leaf</m:t>
            </m:r>
          </m:sub>
        </m:sSub>
      </m:oMath>
      <w:r>
        <w:t xml:space="preserve"> is determined by the energy balance of a leaf and can be estimated based on basic biophysical principles (Campbell &amp; Norman, 1998; Muir, 2019) (Fig. 3). While small leaves remain within a few degrees of </w:t>
      </w:r>
      <m:oMath>
        <m:sSub>
          <m:sSubPr>
            <m:ctrlPr>
              <w:rPr>
                <w:rFonts w:ascii="Cambria Math" w:hAnsi="Cambria Math"/>
              </w:rPr>
            </m:ctrlPr>
          </m:sSubPr>
          <m:e>
            <m:r>
              <w:rPr>
                <w:rFonts w:ascii="Cambria Math" w:hAnsi="Cambria Math"/>
              </w:rPr>
              <m:t>T</m:t>
            </m:r>
          </m:e>
          <m:sub>
            <m:r>
              <w:rPr>
                <w:rFonts w:ascii="Cambria Math" w:hAnsi="Cambria Math"/>
              </w:rPr>
              <m:t>air</m:t>
            </m:r>
          </m:sub>
        </m:sSub>
      </m:oMath>
      <w:r>
        <w:t xml:space="preserve">, regardless of stomatal conductance, wider leaves can have temperatures deviating more from air temperature. Large leaves can be significantly cooler than </w:t>
      </w:r>
      <m:oMath>
        <m:sSub>
          <m:sSubPr>
            <m:ctrlPr>
              <w:rPr>
                <w:rFonts w:ascii="Cambria Math" w:hAnsi="Cambria Math"/>
              </w:rPr>
            </m:ctrlPr>
          </m:sSubPr>
          <m:e>
            <m:r>
              <w:rPr>
                <w:rFonts w:ascii="Cambria Math" w:hAnsi="Cambria Math"/>
              </w:rPr>
              <m:t>T</m:t>
            </m:r>
          </m:e>
          <m:sub>
            <m:r>
              <w:rPr>
                <w:rFonts w:ascii="Cambria Math" w:hAnsi="Cambria Math"/>
              </w:rPr>
              <m:t>air</m:t>
            </m:r>
          </m:sub>
        </m:sSub>
      </m:oMath>
      <w:r>
        <w:t xml:space="preserve"> under low radiation with stomata open, and significantly hotter under high radiation with stomata closed.</w:t>
      </w:r>
      <w:r>
        <w:br/>
        <w:t xml:space="preserve">Leaves with open stomata and high radiation loads maintain </w:t>
      </w:r>
      <m:oMath>
        <m:sSub>
          <m:sSubPr>
            <m:ctrlPr>
              <w:rPr>
                <w:rFonts w:ascii="Cambria Math" w:hAnsi="Cambria Math"/>
              </w:rPr>
            </m:ctrlPr>
          </m:sSubPr>
          <m:e>
            <m:r>
              <w:rPr>
                <w:rFonts w:ascii="Cambria Math" w:hAnsi="Cambria Math"/>
              </w:rPr>
              <m:t>T</m:t>
            </m:r>
          </m:e>
          <m:sub>
            <m:r>
              <w:rPr>
                <w:rFonts w:ascii="Cambria Math" w:hAnsi="Cambria Math"/>
              </w:rPr>
              <m:t>leaf</m:t>
            </m:r>
          </m:sub>
        </m:sSub>
      </m:oMath>
      <w:r>
        <w:t xml:space="preserve"> similar to </w:t>
      </w:r>
      <m:oMath>
        <m:sSub>
          <m:sSubPr>
            <m:ctrlPr>
              <w:rPr>
                <w:rFonts w:ascii="Cambria Math" w:hAnsi="Cambria Math"/>
              </w:rPr>
            </m:ctrlPr>
          </m:sSubPr>
          <m:e>
            <m:r>
              <w:rPr>
                <w:rFonts w:ascii="Cambria Math" w:hAnsi="Cambria Math"/>
              </w:rPr>
              <m:t>T</m:t>
            </m:r>
          </m:e>
          <m:sub>
            <m:r>
              <w:rPr>
                <w:rFonts w:ascii="Cambria Math" w:hAnsi="Cambria Math"/>
              </w:rPr>
              <m:t>air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Thus, under hot conditions, canopy leaves exposed to higher wind speeds would be most effective at cooling when sufficient water is available to maintain high stomatal conductance; however, their </w:t>
      </w:r>
      <m:oMath>
        <m:sSub>
          <m:sSubPr>
            <m:ctrlPr>
              <w:rPr>
                <w:rFonts w:ascii="Cambria Math" w:hAnsi="Cambria Math"/>
              </w:rPr>
            </m:ctrlPr>
          </m:sSubPr>
          <m:e>
            <m:r>
              <w:rPr>
                <w:rFonts w:ascii="Cambria Math" w:hAnsi="Cambria Math"/>
              </w:rPr>
              <m:t>T</m:t>
            </m:r>
          </m:e>
          <m:sub>
            <m:r>
              <w:rPr>
                <w:rFonts w:ascii="Cambria Math" w:hAnsi="Cambria Math"/>
              </w:rPr>
              <m:t>leaf</m:t>
            </m:r>
          </m:sub>
        </m:sSub>
      </m:oMath>
      <w:r>
        <w:t xml:space="preserve"> can be highly elevated above </w:t>
      </w:r>
      <m:oMath>
        <m:sSub>
          <m:sSubPr>
            <m:ctrlPr>
              <w:rPr>
                <w:rFonts w:ascii="Cambria Math" w:hAnsi="Cambria Math"/>
              </w:rPr>
            </m:ctrlPr>
          </m:sSubPr>
          <m:e>
            <m:r>
              <w:rPr>
                <w:rFonts w:ascii="Cambria Math" w:hAnsi="Cambria Math"/>
              </w:rPr>
              <m:t>T</m:t>
            </m:r>
          </m:e>
          <m:sub>
            <m:r>
              <w:rPr>
                <w:rFonts w:ascii="Cambria Math" w:hAnsi="Cambria Math"/>
              </w:rPr>
              <m:t>air</m:t>
            </m:r>
          </m:sub>
        </m:sSub>
      </m:oMath>
      <w:r>
        <w:t xml:space="preserve"> when stomatal conductance is limiting.</w:t>
      </w:r>
    </w:p>
    <w:p w14:paraId="759F39E9" w14:textId="77777777" w:rsidR="006A51D8" w:rsidRDefault="00765C03">
      <w:pPr>
        <w:pStyle w:val="CaptionedFigure"/>
      </w:pPr>
      <w:r>
        <w:rPr>
          <w:noProof/>
          <w:lang w:val="en-GB" w:eastAsia="en-GB"/>
        </w:rPr>
        <w:drawing>
          <wp:inline distT="0" distB="0" distL="0" distR="0" wp14:anchorId="5CC24C0C" wp14:editId="24EC5EC0">
            <wp:extent cx="5334000" cy="2294092"/>
            <wp:effectExtent l="0" t="0" r="0" b="0"/>
            <wp:docPr id="4" name="Picture"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wp:cNvGraphicFramePr/>
            <a:graphic xmlns:a="http://schemas.openxmlformats.org/drawingml/2006/main">
              <a:graphicData uri="http://schemas.openxmlformats.org/drawingml/2006/picture">
                <pic:pic xmlns:pic="http://schemas.openxmlformats.org/drawingml/2006/picture">
                  <pic:nvPicPr>
                    <pic:cNvPr id="0" name="Picture" descr="leaf_energy_balance/C&amp;N_figures.png"/>
                    <pic:cNvPicPr>
                      <a:picLocks noChangeAspect="1" noChangeArrowheads="1"/>
                    </pic:cNvPicPr>
                  </pic:nvPicPr>
                  <pic:blipFill>
                    <a:blip r:embed="rId14"/>
                    <a:stretch>
                      <a:fillRect/>
                    </a:stretch>
                  </pic:blipFill>
                  <pic:spPr bwMode="auto">
                    <a:xfrm>
                      <a:off x="0" y="0"/>
                      <a:ext cx="5334000" cy="2294092"/>
                    </a:xfrm>
                    <a:prstGeom prst="rect">
                      <a:avLst/>
                    </a:prstGeom>
                    <a:noFill/>
                    <a:ln w="9525">
                      <a:noFill/>
                      <a:headEnd/>
                      <a:tailEnd/>
                    </a:ln>
                  </pic:spPr>
                </pic:pic>
              </a:graphicData>
            </a:graphic>
          </wp:inline>
        </w:drawing>
      </w:r>
    </w:p>
    <w:p w14:paraId="787D840C" w14:textId="77777777" w:rsidR="006A51D8" w:rsidRDefault="00765C03">
      <w:pPr>
        <w:pStyle w:val="ImageCaption"/>
      </w:pPr>
      <w:r>
        <w:rPr>
          <w:b/>
        </w:rPr>
        <w:t>Figure 3. Leaf temperature in response to (a) XXX, (b) XXX (key trait or environmental variables).</w:t>
      </w:r>
      <w:r>
        <w:t xml:space="preserve"> Examples to be produced based on energy balance model using the tealeaves R package of Muir (2019): </w:t>
      </w:r>
      <w:hyperlink r:id="rId15">
        <w:r>
          <w:rPr>
            <w:rStyle w:val="Hyperlink"/>
          </w:rPr>
          <w:t>https://github.com/EcoClimLab/vertical-thermal-review/issues/6</w:t>
        </w:r>
      </w:hyperlink>
      <w:r>
        <w:t>. Current placeholder shows figures from Campbell&amp;Norman.</w:t>
      </w:r>
    </w:p>
    <w:p w14:paraId="023FA97D" w14:textId="3E90B375" w:rsidR="006A51D8" w:rsidRDefault="00765C03">
      <w:pPr>
        <w:pStyle w:val="BodyText"/>
      </w:pPr>
      <w:r>
        <w:rPr>
          <w:b/>
        </w:rPr>
        <w:t>Aligning with biophysical expectations, field observations have show</w:t>
      </w:r>
      <w:ins w:id="252" w:author="Marielle Smith" w:date="2020-09-08T14:56:00Z">
        <w:r w:rsidR="00BB1E02">
          <w:rPr>
            <w:b/>
          </w:rPr>
          <w:t>n</w:t>
        </w:r>
      </w:ins>
      <w:r>
        <w:rPr>
          <w:b/>
        </w:rPr>
        <w:t xml:space="preserve"> that leaf temperatures are influenced by the biophysical environment and leaf traits.</w:t>
      </w:r>
      <w:r>
        <w:t xml:space="preserve"> 1. Air T 2. Solar radiation 3. Leaf traits -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 </w:t>
      </w:r>
      <w:hyperlink r:id="rId16">
        <w:r>
          <w:rPr>
            <w:rStyle w:val="Hyperlink"/>
          </w:rPr>
          <w:t>http://dx.doi.org/10.1016/j.tree.2015.09.006</w:t>
        </w:r>
      </w:hyperlink>
    </w:p>
    <w:p w14:paraId="5F55CDE4" w14:textId="34D337BC" w:rsidR="006A51D8" w:rsidRDefault="00765C03">
      <w:pPr>
        <w:pStyle w:val="BodyText"/>
      </w:pPr>
      <w:r w:rsidRPr="00231A45">
        <w:rPr>
          <w:b/>
        </w:rPr>
        <w:t xml:space="preserve">When vertical gradients in the biophysical environment and leaf traits combine to shape leaf energy budgets, </w:t>
      </w:r>
      <m:oMath>
        <m:sSub>
          <m:sSubPr>
            <m:ctrlPr>
              <w:rPr>
                <w:rFonts w:ascii="Cambria Math" w:hAnsi="Cambria Math"/>
              </w:rPr>
            </m:ctrlPr>
          </m:sSubPr>
          <m:e>
            <m:r>
              <w:rPr>
                <w:rFonts w:ascii="Cambria Math" w:hAnsi="Cambria Math"/>
              </w:rPr>
              <m:t>T</m:t>
            </m:r>
          </m:e>
          <m:sub>
            <m:r>
              <w:rPr>
                <w:rFonts w:ascii="Cambria Math" w:hAnsi="Cambria Math"/>
              </w:rPr>
              <m:t>leaf</m:t>
            </m:r>
          </m:sub>
        </m:sSub>
      </m:oMath>
      <w:r w:rsidRPr="00231A45">
        <w:rPr>
          <w:b/>
        </w:rPr>
        <w:t xml:space="preserve"> often differs little from </w:t>
      </w:r>
      <m:oMath>
        <m:sSub>
          <m:sSubPr>
            <m:ctrlPr>
              <w:rPr>
                <w:rFonts w:ascii="Cambria Math" w:hAnsi="Cambria Math"/>
              </w:rPr>
            </m:ctrlPr>
          </m:sSubPr>
          <m:e>
            <m:r>
              <w:rPr>
                <w:rFonts w:ascii="Cambria Math" w:hAnsi="Cambria Math"/>
              </w:rPr>
              <m:t>T</m:t>
            </m:r>
          </m:e>
          <m:sub>
            <m:r>
              <w:rPr>
                <w:rFonts w:ascii="Cambria Math" w:hAnsi="Cambria Math"/>
              </w:rPr>
              <m:t>air</m:t>
            </m:r>
          </m:sub>
        </m:sSub>
      </m:oMath>
      <w:r w:rsidRPr="00231A45">
        <w:rPr>
          <w:b/>
        </w:rPr>
        <w:t xml:space="preserve"> and between understory and canopy (Fig. </w:t>
      </w:r>
      <w:r w:rsidRPr="00231A45">
        <w:t>2?</w:t>
      </w:r>
      <w:r w:rsidRPr="00231A45">
        <w:rPr>
          <w:b/>
        </w:rPr>
        <w:t>).</w:t>
      </w:r>
      <w:r>
        <w:t xml:space="preserve"> For instance… (Bolstad et al. 1999). Similarly, during the dry season </w:t>
      </w:r>
      <w:r>
        <w:lastRenderedPageBreak/>
        <w:t xml:space="preserve">in a tropical moist forest in Panama… (Rey-Sánchez et al. 2016). </w:t>
      </w:r>
      <w:r>
        <w:rPr>
          <w:b/>
        </w:rPr>
        <w:t xml:space="preserve">However, canopy leaves can reach much higher maximum </w:t>
      </w:r>
      <m:oMath>
        <m:sSub>
          <m:sSubPr>
            <m:ctrlPr>
              <w:rPr>
                <w:rFonts w:ascii="Cambria Math" w:hAnsi="Cambria Math"/>
              </w:rPr>
            </m:ctrlPr>
          </m:sSubPr>
          <m:e>
            <m:r>
              <w:rPr>
                <w:rFonts w:ascii="Cambria Math" w:hAnsi="Cambria Math"/>
              </w:rPr>
              <m:t>T</m:t>
            </m:r>
          </m:e>
          <m:sub>
            <m:r>
              <w:rPr>
                <w:rFonts w:ascii="Cambria Math" w:hAnsi="Cambria Math"/>
              </w:rPr>
              <m:t>leaf</m:t>
            </m:r>
          </m:sub>
        </m:sSub>
      </m:oMath>
      <w:r>
        <w:rPr>
          <w:b/>
        </w:rPr>
        <w:t xml:space="preserve">, and higher </w:t>
      </w:r>
      <m:oMath>
        <m:sSub>
          <m:sSubPr>
            <m:ctrlPr>
              <w:rPr>
                <w:rFonts w:ascii="Cambria Math" w:hAnsi="Cambria Math"/>
              </w:rPr>
            </m:ctrlPr>
          </m:sSubPr>
          <m:e>
            <m:r>
              <w:rPr>
                <w:rFonts w:ascii="Cambria Math" w:hAnsi="Cambria Math"/>
              </w:rPr>
              <m:t>T</m:t>
            </m:r>
          </m:e>
          <m:sub>
            <m:r>
              <w:rPr>
                <w:rFonts w:ascii="Cambria Math" w:hAnsi="Cambria Math"/>
              </w:rPr>
              <m:t>leaf</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air</m:t>
            </m:r>
          </m:sub>
        </m:sSub>
      </m:oMath>
      <w:r>
        <w:rPr>
          <w:b/>
        </w:rPr>
        <w:t>, than understory leaves.</w:t>
      </w:r>
      <w:r>
        <w:t xml:space="preserve"> - (Slot et al. 2019) and refs therein - (Fauset et al. 2018) Sun leaves can also be cooled relative to </w:t>
      </w:r>
      <m:oMath>
        <m:sSub>
          <m:sSubPr>
            <m:ctrlPr>
              <w:rPr>
                <w:rFonts w:ascii="Cambria Math" w:hAnsi="Cambria Math"/>
              </w:rPr>
            </m:ctrlPr>
          </m:sSubPr>
          <m:e>
            <m:r>
              <w:rPr>
                <w:rFonts w:ascii="Cambria Math" w:hAnsi="Cambria Math"/>
              </w:rPr>
              <m:t>T</m:t>
            </m:r>
          </m:e>
          <m:sub>
            <m:r>
              <w:rPr>
                <w:rFonts w:ascii="Cambria Math" w:hAnsi="Cambria Math"/>
              </w:rPr>
              <m:t>air</m:t>
            </m:r>
          </m:sub>
        </m:sSub>
      </m:oMath>
      <w:r>
        <w:t xml:space="preserve"> more than shade leaves (Rey-Sánchez et al. 2016).</w:t>
      </w:r>
    </w:p>
    <w:p w14:paraId="79C8877B" w14:textId="77777777" w:rsidR="006A51D8" w:rsidRDefault="00765C03">
      <w:pPr>
        <w:pStyle w:val="Heading2"/>
      </w:pPr>
      <w:bookmarkStart w:id="253" w:name="leaf-metabolism-and-thermal-responses"/>
      <w:r>
        <w:t>Leaf metabolism and thermal responses</w:t>
      </w:r>
      <w:bookmarkEnd w:id="253"/>
    </w:p>
    <w:p w14:paraId="1D0280DB" w14:textId="77777777" w:rsidR="006A51D8" w:rsidRDefault="00765C03">
      <w:pPr>
        <w:pStyle w:val="FirstParagraph"/>
      </w:pPr>
      <w:r>
        <w:t>Leaf metabolism is strongly shaped by leaf temperature, and by the traits and environmental drivers reviewed above, all of which vary across vertical forest gradients (Fig. 1). However, as we detail below, there are limited studies comparing thermal responses of sun and shade leaves (</w:t>
      </w:r>
      <w:commentRangeStart w:id="254"/>
      <w:r>
        <w:t>Table 2</w:t>
      </w:r>
      <w:commentRangeEnd w:id="254"/>
      <w:r w:rsidR="0030147B">
        <w:rPr>
          <w:rStyle w:val="CommentReference"/>
        </w:rPr>
        <w:commentReference w:id="254"/>
      </w:r>
      <w:r>
        <w:t>).</w:t>
      </w:r>
    </w:p>
    <w:p w14:paraId="04161F1D" w14:textId="77777777" w:rsidR="006A51D8" w:rsidRDefault="00765C03">
      <w:pPr>
        <w:pStyle w:val="CaptionedFigure"/>
      </w:pPr>
      <w:r>
        <w:rPr>
          <w:noProof/>
          <w:lang w:val="en-GB" w:eastAsia="en-GB"/>
        </w:rPr>
        <w:drawing>
          <wp:inline distT="0" distB="0" distL="0" distR="0" wp14:anchorId="1AFB9EEE" wp14:editId="420CC642">
            <wp:extent cx="5334000" cy="3066052"/>
            <wp:effectExtent l="0" t="0" r="0" b="0"/>
            <wp:docPr id="5" name="Picture" descr="(For latest version of table, see tables.pdf.)"/>
            <wp:cNvGraphicFramePr/>
            <a:graphic xmlns:a="http://schemas.openxmlformats.org/drawingml/2006/main">
              <a:graphicData uri="http://schemas.openxmlformats.org/drawingml/2006/picture">
                <pic:pic xmlns:pic="http://schemas.openxmlformats.org/drawingml/2006/picture">
                  <pic:nvPicPr>
                    <pic:cNvPr id="0" name="Picture" descr="table2.png"/>
                    <pic:cNvPicPr>
                      <a:picLocks noChangeAspect="1" noChangeArrowheads="1"/>
                    </pic:cNvPicPr>
                  </pic:nvPicPr>
                  <pic:blipFill>
                    <a:blip r:embed="rId17"/>
                    <a:stretch>
                      <a:fillRect/>
                    </a:stretch>
                  </pic:blipFill>
                  <pic:spPr bwMode="auto">
                    <a:xfrm>
                      <a:off x="0" y="0"/>
                      <a:ext cx="5334000" cy="3066052"/>
                    </a:xfrm>
                    <a:prstGeom prst="rect">
                      <a:avLst/>
                    </a:prstGeom>
                    <a:noFill/>
                    <a:ln w="9525">
                      <a:noFill/>
                      <a:headEnd/>
                      <a:tailEnd/>
                    </a:ln>
                  </pic:spPr>
                </pic:pic>
              </a:graphicData>
            </a:graphic>
          </wp:inline>
        </w:drawing>
      </w:r>
    </w:p>
    <w:p w14:paraId="5FB44EEF" w14:textId="77777777" w:rsidR="006A51D8" w:rsidRDefault="00765C03">
      <w:pPr>
        <w:pStyle w:val="ImageCaption"/>
      </w:pPr>
      <w:r>
        <w:t>(For latest version of table, see tables.pdf.)</w:t>
      </w:r>
    </w:p>
    <w:p w14:paraId="234517E5" w14:textId="77777777" w:rsidR="006A51D8" w:rsidRDefault="00765C03">
      <w:pPr>
        <w:pStyle w:val="BodyText"/>
      </w:pPr>
      <w:r>
        <w:rPr>
          <w:i/>
        </w:rPr>
        <w:t>Stomatal conductance</w:t>
      </w:r>
    </w:p>
    <w:p w14:paraId="2CB26357" w14:textId="77777777" w:rsidR="006A51D8" w:rsidRDefault="00765C03">
      <w:pPr>
        <w:pStyle w:val="BodyText"/>
      </w:pPr>
      <w:r>
        <w:rPr>
          <w:i/>
        </w:rPr>
        <w:t>Photosynthesis</w:t>
      </w:r>
    </w:p>
    <w:p w14:paraId="5299CE75" w14:textId="1600EF84" w:rsidR="006A51D8" w:rsidRDefault="00765C03">
      <w:pPr>
        <w:pStyle w:val="BodyText"/>
      </w:pPr>
      <w:r>
        <w:rPr>
          <w:b/>
        </w:rPr>
        <w:t>Photosynthesis is generally higher in sun leaves– a fact that is well-established (</w:t>
      </w:r>
      <w:commentRangeStart w:id="255"/>
      <w:del w:id="256" w:author="Marielle Smith" w:date="2020-09-08T15:11:00Z">
        <w:r w:rsidRPr="00D102B8" w:rsidDel="009361E4">
          <w:rPr>
            <w:b/>
          </w:rPr>
          <w:delText>REFS</w:delText>
        </w:r>
      </w:del>
      <w:ins w:id="257" w:author="Marielle Smith" w:date="2020-09-08T15:11:00Z">
        <w:r w:rsidR="008D3ECE" w:rsidRPr="00D102B8">
          <w:rPr>
            <w:b/>
            <w:highlight w:val="yellow"/>
          </w:rPr>
          <w:t>Nii</w:t>
        </w:r>
        <w:r w:rsidR="009361E4" w:rsidRPr="00D102B8">
          <w:rPr>
            <w:b/>
          </w:rPr>
          <w:t>nemets</w:t>
        </w:r>
      </w:ins>
      <w:ins w:id="258" w:author="Marielle Smith" w:date="2020-09-15T13:03:00Z">
        <w:r w:rsidR="00D102B8">
          <w:rPr>
            <w:b/>
            <w:highlight w:val="yellow"/>
          </w:rPr>
          <w:t xml:space="preserve"> 2007</w:t>
        </w:r>
      </w:ins>
      <w:commentRangeEnd w:id="255"/>
      <w:ins w:id="259" w:author="Marielle Smith" w:date="2020-09-15T13:04:00Z">
        <w:r w:rsidR="00D102B8">
          <w:rPr>
            <w:rStyle w:val="CommentReference"/>
          </w:rPr>
          <w:commentReference w:id="255"/>
        </w:r>
      </w:ins>
      <w:ins w:id="260" w:author="Marielle Smith" w:date="2020-09-08T15:11:00Z">
        <w:r w:rsidR="009361E4" w:rsidRPr="00D102B8">
          <w:rPr>
            <w:b/>
          </w:rPr>
          <w:t xml:space="preserve">; </w:t>
        </w:r>
      </w:ins>
      <w:commentRangeStart w:id="261"/>
      <w:ins w:id="262" w:author="Marielle Smith" w:date="2020-09-15T13:08:00Z">
        <w:r w:rsidR="00D102B8">
          <w:rPr>
            <w:b/>
          </w:rPr>
          <w:t>Kenzo et al. 2015</w:t>
        </w:r>
        <w:commentRangeEnd w:id="261"/>
        <w:r w:rsidR="00D102B8">
          <w:rPr>
            <w:rStyle w:val="CommentReference"/>
          </w:rPr>
          <w:commentReference w:id="261"/>
        </w:r>
      </w:ins>
      <w:ins w:id="263" w:author="Marielle Smith" w:date="2020-09-08T15:11:00Z">
        <w:r w:rsidR="008F68E6">
          <w:rPr>
            <w:b/>
          </w:rPr>
          <w:t>; Slot et al. 2019</w:t>
        </w:r>
      </w:ins>
      <w:ins w:id="264" w:author="Marielle Smith" w:date="2020-09-15T12:20:00Z">
        <w:r w:rsidR="003824C7">
          <w:rPr>
            <w:b/>
          </w:rPr>
          <w:t>; Chen et al. 2020</w:t>
        </w:r>
      </w:ins>
      <w:r>
        <w:rPr>
          <w:b/>
        </w:rPr>
        <w:t>) and observed in numerous field studies.</w:t>
      </w:r>
      <w:r>
        <w:t xml:space="preserve"> This is primarily driven by the greater light available to sun leaves. In response to the greater light availability, sun leaves have traits allowing greater photosynthetic </w:t>
      </w:r>
      <w:r w:rsidRPr="00026A8F">
        <w:t>rates at high light, including …. The vertical gradient in photosythetic rates is also influenced by…</w:t>
      </w:r>
      <w:ins w:id="265" w:author="Marielle Smith" w:date="2020-09-08T15:12:00Z">
        <w:r w:rsidR="008F68E6" w:rsidRPr="00026A8F">
          <w:t>[</w:t>
        </w:r>
      </w:ins>
      <w:ins w:id="266" w:author="Marielle Smith" w:date="2020-09-15T13:12:00Z">
        <w:r w:rsidR="00D102B8" w:rsidRPr="00026A8F">
          <w:t xml:space="preserve">thoughts: </w:t>
        </w:r>
      </w:ins>
      <w:ins w:id="267" w:author="Marielle Smith" w:date="2020-09-08T15:12:00Z">
        <w:r w:rsidR="008F68E6" w:rsidRPr="00026A8F">
          <w:t xml:space="preserve">plasticity vs change in </w:t>
        </w:r>
      </w:ins>
      <w:ins w:id="268" w:author="Marielle Smith" w:date="2020-09-15T13:16:00Z">
        <w:r w:rsidR="00026A8F" w:rsidRPr="00026A8F">
          <w:t xml:space="preserve">tree </w:t>
        </w:r>
      </w:ins>
      <w:ins w:id="269" w:author="Marielle Smith" w:date="2020-09-08T15:12:00Z">
        <w:r w:rsidR="008F68E6" w:rsidRPr="00026A8F">
          <w:t xml:space="preserve">species composition through the canopy; </w:t>
        </w:r>
      </w:ins>
      <w:ins w:id="270" w:author="Marielle Smith" w:date="2020-09-08T15:13:00Z">
        <w:r w:rsidR="008F68E6" w:rsidRPr="00026A8F">
          <w:t xml:space="preserve">differences </w:t>
        </w:r>
      </w:ins>
      <w:ins w:id="271" w:author="Marielle Smith" w:date="2020-09-15T13:16:00Z">
        <w:r w:rsidR="00026A8F" w:rsidRPr="00026A8F">
          <w:t>in</w:t>
        </w:r>
      </w:ins>
      <w:ins w:id="272" w:author="Marielle Smith" w:date="2020-09-08T15:13:00Z">
        <w:r w:rsidR="008F68E6" w:rsidRPr="00026A8F">
          <w:t xml:space="preserve"> </w:t>
        </w:r>
      </w:ins>
      <w:ins w:id="273" w:author="Marielle Smith" w:date="2020-09-08T15:12:00Z">
        <w:r w:rsidR="008F68E6" w:rsidRPr="00026A8F">
          <w:t>varia</w:t>
        </w:r>
      </w:ins>
      <w:ins w:id="274" w:author="Marielle Smith" w:date="2020-09-08T15:13:00Z">
        <w:r w:rsidR="008F68E6" w:rsidRPr="00026A8F">
          <w:t>bility of microenvironments through the profile – highest lower down in canopy</w:t>
        </w:r>
      </w:ins>
      <w:ins w:id="275" w:author="Marielle Smith" w:date="2020-09-15T13:12:00Z">
        <w:r w:rsidR="00D102B8" w:rsidRPr="00026A8F">
          <w:t>?</w:t>
        </w:r>
      </w:ins>
      <w:ins w:id="276" w:author="Marielle Smith" w:date="2020-09-08T15:14:00Z">
        <w:r w:rsidR="008F68E6" w:rsidRPr="00026A8F">
          <w:t>; life history / investment strategies and hence, leaf life spans at leaves at the top vs bottom of the canopy</w:t>
        </w:r>
      </w:ins>
      <w:ins w:id="277" w:author="Marielle Smith" w:date="2020-09-08T15:13:00Z">
        <w:r w:rsidR="008F68E6" w:rsidRPr="00026A8F">
          <w:t>]</w:t>
        </w:r>
      </w:ins>
    </w:p>
    <w:p w14:paraId="71922DC6" w14:textId="77777777" w:rsidR="006A51D8" w:rsidRDefault="00765C03">
      <w:pPr>
        <w:pStyle w:val="BodyText"/>
      </w:pPr>
      <w:r>
        <w:rPr>
          <w:b/>
        </w:rPr>
        <w:t xml:space="preserve">While sun and shade leaves differ dramatically in </w:t>
      </w:r>
      <m:oMath>
        <m:sSub>
          <m:sSubPr>
            <m:ctrlPr>
              <w:rPr>
                <w:rFonts w:ascii="Cambria Math" w:hAnsi="Cambria Math"/>
              </w:rPr>
            </m:ctrlPr>
          </m:sSubPr>
          <m:e>
            <m:r>
              <w:rPr>
                <w:rFonts w:ascii="Cambria Math" w:hAnsi="Cambria Math"/>
              </w:rPr>
              <m:t>A</m:t>
            </m:r>
          </m:e>
          <m:sub>
            <m:r>
              <w:rPr>
                <w:rFonts w:ascii="Cambria Math" w:hAnsi="Cambria Math"/>
              </w:rPr>
              <m:t>max</m:t>
            </m:r>
          </m:sub>
        </m:sSub>
      </m:oMath>
      <w:r>
        <w:rPr>
          <w:b/>
        </w:rPr>
        <w:t xml:space="preserve">, the temperature sensitivity of photosynthesis does not appear to differ substantially between sun and shade </w:t>
      </w:r>
      <w:r>
        <w:rPr>
          <w:b/>
        </w:rPr>
        <w:lastRenderedPageBreak/>
        <w:t>leaves</w:t>
      </w:r>
      <w:r>
        <w:t xml:space="preserve"> Biophysically, we might expect that sun leaves should tend to have a stronger temperature-dependence and higher temperature optima than shade leaves (Fig. 14.5; </w:t>
      </w:r>
      <w:r>
        <w:rPr>
          <w:i/>
        </w:rPr>
        <w:t>revisit this!</w:t>
      </w:r>
      <w:r>
        <w:t>) (Campbell and Norman 1998). However, this does not appear to be the case based on the limited number of field studies that have compared temperature sensitivity of photoshythesis in sun and shade leaves. For 3 species in Panama, (Slot et al. 2019) found that the optimum temperature for sun leaves tended to be slightly higher than that of shade leaves, but differences were not significant. Mau et al. found no trend along a height gradient in Puerto Rico, and no significant trend in temperate trees (Mau et al. 2018).</w:t>
      </w:r>
    </w:p>
    <w:p w14:paraId="0FF30BE1" w14:textId="77777777" w:rsidR="006A51D8" w:rsidRDefault="00765C03">
      <w:pPr>
        <w:pStyle w:val="BodyText"/>
      </w:pPr>
      <w:r>
        <w:rPr>
          <w:b/>
        </w:rPr>
        <w:t>Leaf thermal tolerance (Tcrit/ T50)</w:t>
      </w:r>
      <w:r>
        <w:t xml:space="preserve"> - define. Typical values ~45-50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varying somewhat across latitude/climate (O’sullivan et al. 2017), with elevation [Feeley </w:t>
      </w:r>
      <w:r>
        <w:rPr>
          <w:i/>
        </w:rPr>
        <w:t>et al.</w:t>
      </w:r>
      <w:r>
        <w:t xml:space="preserve"> (2020); Slot unpublished data], with leaf traits (Sastry et al. 2018, Zhang </w:t>
      </w:r>
      <w:r>
        <w:rPr>
          <w:i/>
        </w:rPr>
        <w:t>et al.</w:t>
      </w:r>
      <w:r>
        <w:t>, 2012).</w:t>
      </w:r>
    </w:p>
    <w:p w14:paraId="7A1B6F75" w14:textId="3BE9F7A4" w:rsidR="006A51D8" w:rsidRDefault="00765C03">
      <w:pPr>
        <w:pStyle w:val="BodyText"/>
      </w:pPr>
      <w:r>
        <w:rPr>
          <w:b/>
        </w:rPr>
        <w:t xml:space="preserve">Thermal tolerance (e.g., </w:t>
      </w:r>
      <m:oMath>
        <m:sSub>
          <m:sSubPr>
            <m:ctrlPr>
              <w:rPr>
                <w:rFonts w:ascii="Cambria Math" w:hAnsi="Cambria Math"/>
              </w:rPr>
            </m:ctrlPr>
          </m:sSubPr>
          <m:e>
            <m:r>
              <w:rPr>
                <w:rFonts w:ascii="Cambria Math" w:hAnsi="Cambria Math"/>
              </w:rPr>
              <m:t>T</m:t>
            </m:r>
          </m:e>
          <m:sub>
            <m:r>
              <w:rPr>
                <w:rFonts w:ascii="Cambria Math" w:hAnsi="Cambria Math"/>
              </w:rPr>
              <m:t>50</m:t>
            </m:r>
          </m:sub>
        </m:sSub>
      </m:oMath>
      <w:r>
        <w:rPr>
          <w:b/>
        </w:rPr>
        <w:t>) varies with exposure, but there are no studies isolating effect of height.</w:t>
      </w:r>
      <w:r>
        <w:t xml:space="preserve"> For two of three species studied in a tropical moist forest in Panama, </w:t>
      </w:r>
      <m:oMath>
        <m:sSub>
          <m:sSubPr>
            <m:ctrlPr>
              <w:rPr>
                <w:rFonts w:ascii="Cambria Math" w:hAnsi="Cambria Math"/>
              </w:rPr>
            </m:ctrlPr>
          </m:sSubPr>
          <m:e>
            <m:r>
              <w:rPr>
                <w:rFonts w:ascii="Cambria Math" w:hAnsi="Cambria Math"/>
              </w:rPr>
              <m:t>T</m:t>
            </m:r>
          </m:e>
          <m:sub>
            <m:r>
              <w:rPr>
                <w:rFonts w:ascii="Cambria Math" w:hAnsi="Cambria Math"/>
              </w:rPr>
              <m:t>50</m:t>
            </m:r>
          </m:sub>
        </m:sSub>
      </m:oMath>
      <w:r>
        <w:t xml:space="preserve"> was slightly lower for shade than sun-exposed leaves, both measured near ground level (Slot et al. 2019). Similarly, for </w:t>
      </w:r>
      <w:r>
        <w:rPr>
          <w:i/>
        </w:rPr>
        <w:t>Acacia Papyrocarpa</w:t>
      </w:r>
      <w:r>
        <w:t xml:space="preserve"> (Benth.) trees in an arid region of southern Australia, higher </w:t>
      </w:r>
      <m:oMath>
        <m:sSub>
          <m:sSubPr>
            <m:ctrlPr>
              <w:rPr>
                <w:rFonts w:ascii="Cambria Math" w:hAnsi="Cambria Math"/>
              </w:rPr>
            </m:ctrlPr>
          </m:sSubPr>
          <m:e>
            <m:r>
              <w:rPr>
                <w:rFonts w:ascii="Cambria Math" w:hAnsi="Cambria Math"/>
              </w:rPr>
              <m:t>T</m:t>
            </m:r>
          </m:e>
          <m:sub>
            <m:r>
              <w:rPr>
                <w:rFonts w:ascii="Cambria Math" w:hAnsi="Cambria Math"/>
              </w:rPr>
              <m:t>50</m:t>
            </m:r>
          </m:sub>
        </m:sSub>
      </m:oMath>
      <w:r>
        <w:t xml:space="preserve"> was observed in more exposed (North-facing) canopy positions (Curtis et al. 2019). </w:t>
      </w:r>
      <w:r w:rsidRPr="00903F3D">
        <w:t>We’re not aware of any other studies on this.</w:t>
      </w:r>
    </w:p>
    <w:p w14:paraId="098FC89A" w14:textId="77777777" w:rsidR="006A51D8" w:rsidRDefault="00765C03">
      <w:pPr>
        <w:pStyle w:val="BodyText"/>
      </w:pPr>
      <w:r>
        <w:rPr>
          <w:i/>
        </w:rPr>
        <w:t>Respiration</w:t>
      </w:r>
    </w:p>
    <w:p w14:paraId="6C0F8167" w14:textId="70633A60" w:rsidR="006A51D8" w:rsidRDefault="00765C03">
      <w:pPr>
        <w:pStyle w:val="BodyText"/>
      </w:pPr>
      <w:r>
        <w:rPr>
          <w:b/>
        </w:rPr>
        <w:t xml:space="preserve">Similar to photosynthesis, respiration tends to </w:t>
      </w:r>
      <w:ins w:id="278" w:author="Marielle Smith" w:date="2020-09-08T15:16:00Z">
        <w:r w:rsidR="000745FC">
          <w:rPr>
            <w:b/>
          </w:rPr>
          <w:t xml:space="preserve">be </w:t>
        </w:r>
      </w:ins>
      <w:r>
        <w:rPr>
          <w:b/>
        </w:rPr>
        <w:t>higher in sun leaves</w:t>
      </w:r>
      <w:ins w:id="279" w:author="Marielle Smith" w:date="2020-09-15T13:19:00Z">
        <w:r w:rsidR="00903F3D">
          <w:rPr>
            <w:b/>
          </w:rPr>
          <w:t xml:space="preserve"> (</w:t>
        </w:r>
        <w:commentRangeStart w:id="280"/>
        <w:r w:rsidR="00903F3D">
          <w:rPr>
            <w:b/>
          </w:rPr>
          <w:t>Chen et al. 2020</w:t>
        </w:r>
        <w:commentRangeEnd w:id="280"/>
        <w:r w:rsidR="00903F3D">
          <w:rPr>
            <w:rStyle w:val="CommentReference"/>
          </w:rPr>
          <w:commentReference w:id="280"/>
        </w:r>
        <w:r w:rsidR="00903F3D">
          <w:rPr>
            <w:b/>
          </w:rPr>
          <w:t>)</w:t>
        </w:r>
      </w:ins>
      <w:r>
        <w:rPr>
          <w:b/>
        </w:rPr>
        <w:t xml:space="preserve">, but its temperature sensitivity appears to be similar between </w:t>
      </w:r>
      <w:del w:id="281" w:author="Marielle Smith" w:date="2020-09-08T15:16:00Z">
        <w:r w:rsidDel="000745FC">
          <w:rPr>
            <w:b/>
          </w:rPr>
          <w:delText xml:space="preserve">between </w:delText>
        </w:r>
      </w:del>
      <w:r>
        <w:rPr>
          <w:b/>
        </w:rPr>
        <w:t>sun and shade leaves.</w:t>
      </w:r>
      <w:r>
        <w:t xml:space="preserve"> (Bolstad et al. 1999) did a study at Coweeta, including elev gradient. Found higher respiration (at reference T) in canopy leaves (Bolstad </w:t>
      </w:r>
      <w:r>
        <w:rPr>
          <w:i/>
        </w:rPr>
        <w:t>et al.</w:t>
      </w:r>
      <w:r>
        <w:t xml:space="preserve"> (1999)). (</w:t>
      </w:r>
      <w:r>
        <w:rPr>
          <w:i/>
        </w:rPr>
        <w:t xml:space="preserve">Martijn has some unpublished data on this that we might include: </w:t>
      </w:r>
      <w:hyperlink r:id="rId18">
        <w:r>
          <w:rPr>
            <w:rStyle w:val="Hyperlink"/>
            <w:i/>
          </w:rPr>
          <w:t>https://github.com/EcoClimLab/vertical-thermal-review/issues/8</w:t>
        </w:r>
      </w:hyperlink>
      <w:r>
        <w:rPr>
          <w:i/>
        </w:rPr>
        <w:t>.</w:t>
      </w:r>
      <w:r>
        <w:t xml:space="preserve">) At Coweeta, Q10 showed a variable pattern, with a slight tendency to increase down the canopy (Bolstad </w:t>
      </w:r>
      <w:r>
        <w:rPr>
          <w:i/>
        </w:rPr>
        <w:t>et al.</w:t>
      </w:r>
      <w:r>
        <w:t>, 1999). (</w:t>
      </w:r>
      <w:r>
        <w:rPr>
          <w:i/>
        </w:rPr>
        <w:t xml:space="preserve">Martijn has some unpublished data on this that we might include.unpublished data showing higher Q10 in shade than in sun leaves for 10 species or so. May make sense to include here: </w:t>
      </w:r>
      <w:hyperlink r:id="rId19">
        <w:r>
          <w:rPr>
            <w:rStyle w:val="Hyperlink"/>
            <w:i/>
          </w:rPr>
          <w:t>https://github.com/EcoClimLab/vertical-thermal-review/issues/8</w:t>
        </w:r>
      </w:hyperlink>
      <w:r>
        <w:rPr>
          <w:i/>
        </w:rPr>
        <w:t>.</w:t>
      </w:r>
      <w:r>
        <w:t xml:space="preserve">) Combining reference respiration and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Bolstad </w:t>
      </w:r>
      <w:r>
        <w:rPr>
          <w:i/>
        </w:rPr>
        <w:t>et al.</w:t>
      </w:r>
      <w:r>
        <w:t xml:space="preserve"> (1999) found a modest net decrease in R for understory leaves relative to canopy leaves as T increases (</w:t>
      </w:r>
      <w:r>
        <w:rPr>
          <w:i/>
        </w:rPr>
        <w:t>see their Fig. 1</w:t>
      </w:r>
      <w:r>
        <w:t xml:space="preserve">). Thus, Bolstad </w:t>
      </w:r>
      <w:r>
        <w:rPr>
          <w:i/>
        </w:rPr>
        <w:t>et al.</w:t>
      </w:r>
      <w:r>
        <w:t xml:space="preserve"> (1999) found evidence of acclimation, but there remained a declining trend of respiration with elevation.</w:t>
      </w:r>
    </w:p>
    <w:p w14:paraId="29E434DF" w14:textId="77777777" w:rsidR="006A51D8" w:rsidRDefault="00765C03">
      <w:pPr>
        <w:pStyle w:val="BodyText"/>
      </w:pPr>
      <w:r>
        <w:rPr>
          <w:i/>
        </w:rPr>
        <w:t>VOC production</w:t>
      </w:r>
    </w:p>
    <w:p w14:paraId="32CD0A95" w14:textId="77777777" w:rsidR="006A51D8" w:rsidRDefault="00765C03">
      <w:pPr>
        <w:pStyle w:val="BodyText"/>
      </w:pPr>
      <w:r>
        <w:rPr>
          <w:b/>
        </w:rPr>
        <w:t>Isoprene production</w:t>
      </w:r>
      <w:r>
        <w:t xml:space="preserve"> - high emission rates occur in the mid-canopy, and even from very small statured trees and shrubs, at a site in the Brazilian Amazon (Taylor et al., in prep). - The high temperature carbon compensation point of sun leaves is higher in isoprene emitting species than in non-emitting species, so it is to be expected that other aspects of heat tolerance will be similarly affected by isoprenes (</w:t>
      </w:r>
      <w:hyperlink r:id="rId20">
        <w:r>
          <w:rPr>
            <w:rStyle w:val="Hyperlink"/>
          </w:rPr>
          <w:t>https://doi.org/10.1111/pce.13564</w:t>
        </w:r>
      </w:hyperlink>
      <w:r>
        <w:t>). - Within species, isporene production scales with light/ T</w:t>
      </w:r>
    </w:p>
    <w:p w14:paraId="7F1BB91C" w14:textId="77777777" w:rsidR="006A51D8" w:rsidRDefault="00765C03">
      <w:pPr>
        <w:pStyle w:val="Heading2"/>
      </w:pPr>
      <w:bookmarkStart w:id="282" w:name="ecology"/>
      <w:r>
        <w:lastRenderedPageBreak/>
        <w:t>Ecology</w:t>
      </w:r>
      <w:bookmarkEnd w:id="282"/>
    </w:p>
    <w:p w14:paraId="65997635" w14:textId="77777777" w:rsidR="006A51D8" w:rsidRDefault="00765C03">
      <w:pPr>
        <w:pStyle w:val="FirstParagraph"/>
      </w:pPr>
      <w:r>
        <w:rPr>
          <w:b/>
        </w:rPr>
        <w:t>Differences across forest vertical gradients in biophysical conditions, plant traits, and metabolism and its thermal responses scale up to affect whole-tree ecology in several ways.</w:t>
      </w:r>
      <w:r>
        <w:t xml:space="preserve"> First, vertical gradients in the biophysical environment shape which plant strategies, or sets of traits, are competitive in understory versus canopy conditions. - </w:t>
      </w:r>
      <w:r>
        <w:rPr>
          <w:i/>
        </w:rPr>
        <w:t xml:space="preserve">Spring and </w:t>
      </w:r>
      <w:r w:rsidRPr="00951FAF">
        <w:rPr>
          <w:i/>
        </w:rPr>
        <w:t>fall leaf phenology in temperate deciduous forests</w:t>
      </w:r>
      <w:r>
        <w:rPr>
          <w:i/>
        </w:rPr>
        <w:t xml:space="preserve"> (Augsburger). Mechanism: more moderate conditions (T, wind) in understory (REF).</w:t>
      </w:r>
      <w:r>
        <w:t xml:space="preserve"> </w:t>
      </w:r>
      <w:r>
        <w:rPr>
          <w:i/>
        </w:rPr>
        <w:t>Among species that can be deciduous, greater proportion of deciduous individuals in larger size classes (Condit et al. 2000). One potential mechanism is lower temperature/hydraulic stress in understory</w:t>
      </w:r>
      <w:r>
        <w:t xml:space="preserve"> - something on isoprene production?</w:t>
      </w:r>
    </w:p>
    <w:p w14:paraId="4B58C604" w14:textId="77777777" w:rsidR="006A51D8" w:rsidRDefault="00765C03">
      <w:pPr>
        <w:pStyle w:val="BodyText"/>
      </w:pPr>
      <w:r>
        <w:rPr>
          <w:b/>
        </w:rPr>
        <w:t>Vertical gradients also affect tree growth and survival, and how these respond to climatic variation.</w:t>
      </w:r>
      <w:r>
        <w:t xml:space="preserve"> There are numerous demographic differences between understory and canopy trees, which have been linked to both the physical environment and plant traits (e.g., REFS), and we will not attempt to review those here. More interesting in this context is how these shape differences in the climatic sensitivity of growth and mortality. Many observations of larger trees suffering more during drought (Bennett et al. 2015). One likely mechanism behind this pattern is that the crowns of larger trees exist higher in the vertical profile and therefore are exposed to higher evaporative demand and solar radiation (McGregor </w:t>
      </w:r>
      <w:r>
        <w:rPr>
          <w:i/>
        </w:rPr>
        <w:t>et al.</w:t>
      </w:r>
      <w:r>
        <w:t>). Although drought is primarily a hydraulic problem, lack of water –&gt; lower gs –&gt; higher leaf T, so leaves face tradeoffs of water loss vs potentially damaging leafT.</w:t>
      </w:r>
    </w:p>
    <w:p w14:paraId="27B15D79" w14:textId="77777777" w:rsidR="006A51D8" w:rsidRDefault="00765C03">
      <w:pPr>
        <w:pStyle w:val="BodyText"/>
      </w:pPr>
      <w:r>
        <w:rPr>
          <w:b/>
        </w:rPr>
        <w:t xml:space="preserve">There is also recently emerging evidence that understory trees tend to exhibit greater growth declines with </w:t>
      </w:r>
      <m:oMath>
        <m:sSub>
          <m:sSubPr>
            <m:ctrlPr>
              <w:rPr>
                <w:rFonts w:ascii="Cambria Math" w:hAnsi="Cambria Math"/>
              </w:rPr>
            </m:ctrlPr>
          </m:sSubPr>
          <m:e>
            <m:r>
              <w:rPr>
                <w:rFonts w:ascii="Cambria Math" w:hAnsi="Cambria Math"/>
              </w:rPr>
              <m:t>T</m:t>
            </m:r>
          </m:e>
          <m:sub>
            <m:r>
              <w:rPr>
                <w:rFonts w:ascii="Cambria Math" w:hAnsi="Cambria Math"/>
              </w:rPr>
              <m:t>air</m:t>
            </m:r>
          </m:sub>
        </m:sSub>
      </m:oMath>
      <w:r>
        <w:rPr>
          <w:b/>
        </w:rPr>
        <w:t xml:space="preserve"> under mesic conditions.</w:t>
      </w:r>
      <w:r>
        <w:t xml:space="preserve"> In eight forests across the northeast United States, growth rates of understory trees declined sharply at higher </w:t>
      </w:r>
      <m:oMath>
        <m:sSub>
          <m:sSubPr>
            <m:ctrlPr>
              <w:rPr>
                <w:rFonts w:ascii="Cambria Math" w:hAnsi="Cambria Math"/>
              </w:rPr>
            </m:ctrlPr>
          </m:sSubPr>
          <m:e>
            <m:r>
              <w:rPr>
                <w:rFonts w:ascii="Cambria Math" w:hAnsi="Cambria Math"/>
              </w:rPr>
              <m:t>T</m:t>
            </m:r>
          </m:e>
          <m:sub>
            <m:r>
              <w:rPr>
                <w:rFonts w:ascii="Cambria Math" w:hAnsi="Cambria Math"/>
              </w:rPr>
              <m:t>air</m:t>
            </m:r>
          </m:sub>
        </m:sSub>
      </m:oMath>
      <w:r>
        <w:t xml:space="preserve"> (Rollinson et al., in review). Similarly, our previously unpublished analysis shows that in a broadleaf deciduous forest in Virginia, understory trees in a Mid-Atlantic forest responded more negatively to warmer </w:t>
      </w:r>
      <m:oMath>
        <m:sSub>
          <m:sSubPr>
            <m:ctrlPr>
              <w:rPr>
                <w:rFonts w:ascii="Cambria Math" w:hAnsi="Cambria Math"/>
              </w:rPr>
            </m:ctrlPr>
          </m:sSubPr>
          <m:e>
            <m:r>
              <w:rPr>
                <w:rFonts w:ascii="Cambria Math" w:hAnsi="Cambria Math"/>
              </w:rPr>
              <m:t>T</m:t>
            </m:r>
          </m:e>
          <m:sub>
            <m:r>
              <w:rPr>
                <w:rFonts w:ascii="Cambria Math" w:hAnsi="Cambria Math"/>
              </w:rPr>
              <m:t>air</m:t>
            </m:r>
          </m:sub>
        </m:sSub>
      </m:oMath>
      <w:r>
        <w:t xml:space="preserve"> than did canopy trees (Fig. </w:t>
      </w:r>
      <w:r>
        <w:rPr>
          <w:b/>
        </w:rPr>
        <w:t>4</w:t>
      </w:r>
      <w:r>
        <w:t xml:space="preserve">; Appendix </w:t>
      </w:r>
      <w:r>
        <w:rPr>
          <w:b/>
        </w:rPr>
        <w:t>S3</w:t>
      </w:r>
      <w:r>
        <w:t xml:space="preserve">). This pattern is initially counter-intuitive in that sun-exposed leaves can experience greater elevation of </w:t>
      </w:r>
      <m:oMath>
        <m:sSub>
          <m:sSubPr>
            <m:ctrlPr>
              <w:rPr>
                <w:rFonts w:ascii="Cambria Math" w:hAnsi="Cambria Math"/>
              </w:rPr>
            </m:ctrlPr>
          </m:sSubPr>
          <m:e>
            <m:r>
              <w:rPr>
                <w:rFonts w:ascii="Cambria Math" w:hAnsi="Cambria Math"/>
              </w:rPr>
              <m:t>T</m:t>
            </m:r>
          </m:e>
          <m:sub>
            <m:r>
              <w:rPr>
                <w:rFonts w:ascii="Cambria Math" w:hAnsi="Cambria Math"/>
              </w:rPr>
              <m:t>leaf</m:t>
            </m:r>
          </m:sub>
        </m:sSub>
      </m:oMath>
      <w:r>
        <w:t xml:space="preserve"> over </w:t>
      </w:r>
      <m:oMath>
        <m:sSub>
          <m:sSubPr>
            <m:ctrlPr>
              <w:rPr>
                <w:rFonts w:ascii="Cambria Math" w:hAnsi="Cambria Math"/>
              </w:rPr>
            </m:ctrlPr>
          </m:sSubPr>
          <m:e>
            <m:r>
              <w:rPr>
                <w:rFonts w:ascii="Cambria Math" w:hAnsi="Cambria Math"/>
              </w:rPr>
              <m:t>T</m:t>
            </m:r>
          </m:e>
          <m:sub>
            <m:r>
              <w:rPr>
                <w:rFonts w:ascii="Cambria Math" w:hAnsi="Cambria Math"/>
              </w:rPr>
              <m:t>air</m:t>
            </m:r>
          </m:sub>
        </m:sSub>
      </m:oMath>
      <w:r>
        <w:t xml:space="preserve"> than shade leaves (Fig. </w:t>
      </w:r>
      <w:r>
        <w:rPr>
          <w:b/>
        </w:rPr>
        <w:t>3?</w:t>
      </w:r>
      <w:r>
        <w:t xml:space="preserve">). However, given adequate moisture to sustain high </w:t>
      </w:r>
      <m:oMath>
        <m:sSub>
          <m:sSubPr>
            <m:ctrlPr>
              <w:rPr>
                <w:rFonts w:ascii="Cambria Math" w:hAnsi="Cambria Math"/>
              </w:rPr>
            </m:ctrlPr>
          </m:sSubPr>
          <m:e>
            <m:r>
              <w:rPr>
                <w:rFonts w:ascii="Cambria Math" w:hAnsi="Cambria Math"/>
              </w:rPr>
              <m:t>g</m:t>
            </m:r>
          </m:e>
          <m:sub>
            <m:r>
              <w:rPr>
                <w:rFonts w:ascii="Cambria Math" w:hAnsi="Cambria Math"/>
              </w:rPr>
              <m:t>s</m:t>
            </m:r>
          </m:sub>
        </m:sSub>
      </m:oMath>
      <w:r>
        <w:t xml:space="preserve">, canopy leaves exposed to more wind and lower humidity should be more effective at cooling when </w:t>
      </w:r>
      <m:oMath>
        <m:sSub>
          <m:sSubPr>
            <m:ctrlPr>
              <w:rPr>
                <w:rFonts w:ascii="Cambria Math" w:hAnsi="Cambria Math"/>
              </w:rPr>
            </m:ctrlPr>
          </m:sSubPr>
          <m:e>
            <m:r>
              <w:rPr>
                <w:rFonts w:ascii="Cambria Math" w:hAnsi="Cambria Math"/>
              </w:rPr>
              <m:t>T</m:t>
            </m:r>
          </m:e>
          <m:sub>
            <m:r>
              <w:rPr>
                <w:rFonts w:ascii="Cambria Math" w:hAnsi="Cambria Math"/>
              </w:rPr>
              <m:t>air</m:t>
            </m:r>
          </m:sub>
        </m:sSub>
      </m:oMath>
      <w:r>
        <w:t xml:space="preserve"> exceeds physiological optima (Fig. </w:t>
      </w:r>
      <w:r>
        <w:rPr>
          <w:b/>
        </w:rPr>
        <w:t>3</w:t>
      </w:r>
      <w:r>
        <w:t>). It is also possible that competition is accelerated under warmer temperatures.</w:t>
      </w:r>
    </w:p>
    <w:p w14:paraId="5A5BB283" w14:textId="77777777" w:rsidR="006A51D8" w:rsidRDefault="00765C03">
      <w:pPr>
        <w:pStyle w:val="BodyText"/>
      </w:pPr>
      <w:r>
        <w:rPr>
          <w:b/>
        </w:rPr>
        <w:t>Appears to affect community change under warming (Zellweger et al. 2020).</w:t>
      </w:r>
    </w:p>
    <w:p w14:paraId="0ADC3757" w14:textId="77777777" w:rsidR="006A51D8" w:rsidRDefault="00765C03">
      <w:pPr>
        <w:pStyle w:val="CaptionedFigure"/>
      </w:pPr>
      <w:r>
        <w:rPr>
          <w:noProof/>
          <w:lang w:val="en-GB" w:eastAsia="en-GB"/>
        </w:rPr>
        <w:lastRenderedPageBreak/>
        <w:drawing>
          <wp:inline distT="0" distB="0" distL="0" distR="0" wp14:anchorId="7F1EBBD9" wp14:editId="591966EC">
            <wp:extent cx="5334000" cy="4000500"/>
            <wp:effectExtent l="0" t="0" r="0" b="0"/>
            <wp:docPr id="6" name="Picture" descr="Figure 4. Temperature sensitivity of tree growth for understory versus canopy trees. Analysis methods described in Appendix S3. Data from Helcoski et al. 2019."/>
            <wp:cNvGraphicFramePr/>
            <a:graphic xmlns:a="http://schemas.openxmlformats.org/drawingml/2006/main">
              <a:graphicData uri="http://schemas.openxmlformats.org/drawingml/2006/picture">
                <pic:pic xmlns:pic="http://schemas.openxmlformats.org/drawingml/2006/picture">
                  <pic:nvPicPr>
                    <pic:cNvPr id="0" name="Picture" descr="SCBI_tree_rings/SCBIfig.png"/>
                    <pic:cNvPicPr>
                      <a:picLocks noChangeAspect="1" noChangeArrowheads="1"/>
                    </pic:cNvPicPr>
                  </pic:nvPicPr>
                  <pic:blipFill>
                    <a:blip r:embed="rId21"/>
                    <a:stretch>
                      <a:fillRect/>
                    </a:stretch>
                  </pic:blipFill>
                  <pic:spPr bwMode="auto">
                    <a:xfrm>
                      <a:off x="0" y="0"/>
                      <a:ext cx="5334000" cy="4000500"/>
                    </a:xfrm>
                    <a:prstGeom prst="rect">
                      <a:avLst/>
                    </a:prstGeom>
                    <a:noFill/>
                    <a:ln w="9525">
                      <a:noFill/>
                      <a:headEnd/>
                      <a:tailEnd/>
                    </a:ln>
                  </pic:spPr>
                </pic:pic>
              </a:graphicData>
            </a:graphic>
          </wp:inline>
        </w:drawing>
      </w:r>
    </w:p>
    <w:p w14:paraId="3D43BFB9" w14:textId="77777777" w:rsidR="006A51D8" w:rsidRDefault="00765C03">
      <w:pPr>
        <w:pStyle w:val="ImageCaption"/>
      </w:pPr>
      <w:r>
        <w:rPr>
          <w:b/>
        </w:rPr>
        <w:t>Figure 4. Temperature sensitivity of tree growth for understory versus canopy trees.</w:t>
      </w:r>
      <w:r>
        <w:t xml:space="preserve"> Analysis methods described in Appendix S3. Data from Helcoski et al. 2019.</w:t>
      </w:r>
    </w:p>
    <w:p w14:paraId="6B1F021B" w14:textId="77777777" w:rsidR="006A51D8" w:rsidRDefault="00765C03">
      <w:pPr>
        <w:pStyle w:val="Heading2"/>
        <w:rPr>
          <w:ins w:id="283" w:author="Marielle Smith" w:date="2020-09-15T13:28:00Z"/>
        </w:rPr>
      </w:pPr>
      <w:bookmarkStart w:id="284" w:name="implications-for-modeling-scaling"/>
      <w:r>
        <w:t>Implications for Modeling / Scaling</w:t>
      </w:r>
      <w:bookmarkEnd w:id="284"/>
    </w:p>
    <w:p w14:paraId="1ECFDCCF" w14:textId="0F8DF156" w:rsidR="00903F3D" w:rsidRPr="00903F3D" w:rsidRDefault="00903F3D" w:rsidP="0082549C">
      <w:pPr>
        <w:pStyle w:val="BodyText"/>
      </w:pPr>
      <w:commentRangeStart w:id="285"/>
      <w:ins w:id="286" w:author="Marielle Smith" w:date="2020-09-15T13:28:00Z">
        <w:r>
          <w:t xml:space="preserve">E.g. see </w:t>
        </w:r>
      </w:ins>
      <w:commentRangeStart w:id="287"/>
      <w:ins w:id="288" w:author="Marielle Smith" w:date="2020-09-15T13:32:00Z">
        <w:r w:rsidR="0082549C" w:rsidRPr="0082549C">
          <w:t>de Pury &amp; Farquhar, 1997</w:t>
        </w:r>
      </w:ins>
      <w:commentRangeEnd w:id="287"/>
      <w:ins w:id="289" w:author="Marielle Smith" w:date="2020-09-15T13:33:00Z">
        <w:r w:rsidR="0082549C">
          <w:rPr>
            <w:rStyle w:val="CommentReference"/>
          </w:rPr>
          <w:commentReference w:id="287"/>
        </w:r>
      </w:ins>
      <w:ins w:id="290" w:author="Marielle Smith" w:date="2020-09-15T13:28:00Z">
        <w:r>
          <w:t xml:space="preserve">: </w:t>
        </w:r>
      </w:ins>
      <w:ins w:id="291" w:author="Marielle Smith" w:date="2020-09-15T13:39:00Z">
        <w:r w:rsidR="002C52EE">
          <w:t>though likely</w:t>
        </w:r>
      </w:ins>
      <w:ins w:id="292" w:author="Marielle Smith" w:date="2020-09-15T13:37:00Z">
        <w:r w:rsidR="0082549C">
          <w:t xml:space="preserve"> an improvement over ‘big-leaf’ models, </w:t>
        </w:r>
      </w:ins>
      <w:ins w:id="293" w:author="Marielle Smith" w:date="2020-09-15T13:28:00Z">
        <w:r w:rsidR="0082549C">
          <w:t xml:space="preserve">models that </w:t>
        </w:r>
      </w:ins>
      <w:ins w:id="294" w:author="Marielle Smith" w:date="2020-09-15T13:40:00Z">
        <w:r w:rsidR="002C52EE">
          <w:t>separate the canopy into</w:t>
        </w:r>
      </w:ins>
      <w:ins w:id="295" w:author="Marielle Smith" w:date="2020-09-15T13:41:00Z">
        <w:r w:rsidR="002C52EE">
          <w:t xml:space="preserve"> </w:t>
        </w:r>
      </w:ins>
      <w:ins w:id="296" w:author="Marielle Smith" w:date="2020-09-15T13:29:00Z">
        <w:r w:rsidR="0082549C">
          <w:t>s</w:t>
        </w:r>
      </w:ins>
      <w:ins w:id="297" w:author="Marielle Smith" w:date="2020-09-15T13:28:00Z">
        <w:r w:rsidR="0082549C" w:rsidRPr="0082549C">
          <w:t>un</w:t>
        </w:r>
      </w:ins>
      <w:ins w:id="298" w:author="Marielle Smith" w:date="2020-09-15T13:41:00Z">
        <w:r w:rsidR="002C52EE">
          <w:t>lit and</w:t>
        </w:r>
      </w:ins>
      <w:ins w:id="299" w:author="Marielle Smith" w:date="2020-09-15T13:28:00Z">
        <w:r w:rsidR="0082549C" w:rsidRPr="0082549C">
          <w:t xml:space="preserve"> shade</w:t>
        </w:r>
      </w:ins>
      <w:ins w:id="300" w:author="Marielle Smith" w:date="2020-09-15T13:41:00Z">
        <w:r w:rsidR="002C52EE">
          <w:t xml:space="preserve">d portions (sun/shade models) </w:t>
        </w:r>
      </w:ins>
      <w:ins w:id="301" w:author="Marielle Smith" w:date="2020-09-15T13:29:00Z">
        <w:r w:rsidR="0082549C">
          <w:t xml:space="preserve">may not be able to capture </w:t>
        </w:r>
      </w:ins>
      <w:ins w:id="302" w:author="Marielle Smith" w:date="2020-09-15T13:30:00Z">
        <w:r w:rsidR="0082549C">
          <w:t xml:space="preserve">important </w:t>
        </w:r>
      </w:ins>
      <w:ins w:id="303" w:author="Marielle Smith" w:date="2020-09-15T13:29:00Z">
        <w:r w:rsidR="0082549C">
          <w:t xml:space="preserve">within-canopy </w:t>
        </w:r>
      </w:ins>
      <w:ins w:id="304" w:author="Marielle Smith" w:date="2020-09-15T13:30:00Z">
        <w:r w:rsidR="0082549C">
          <w:t xml:space="preserve">variation in terms of leaf </w:t>
        </w:r>
      </w:ins>
      <w:ins w:id="305" w:author="Marielle Smith" w:date="2020-09-15T13:29:00Z">
        <w:r w:rsidR="0082549C">
          <w:t xml:space="preserve">dynamics </w:t>
        </w:r>
      </w:ins>
      <w:ins w:id="306" w:author="Marielle Smith" w:date="2020-09-15T13:30:00Z">
        <w:r w:rsidR="0082549C">
          <w:t xml:space="preserve">(e.g. seasonal shifts in vertical leaf area distributions, Smith et al. 2019) </w:t>
        </w:r>
      </w:ins>
      <w:ins w:id="307" w:author="Marielle Smith" w:date="2020-09-15T13:29:00Z">
        <w:r w:rsidR="0082549C">
          <w:t xml:space="preserve">and </w:t>
        </w:r>
      </w:ins>
      <w:ins w:id="308" w:author="Marielle Smith" w:date="2020-09-15T13:30:00Z">
        <w:r w:rsidR="0082549C">
          <w:t>functions (e.g. thermal responses, as we present in this paper</w:t>
        </w:r>
      </w:ins>
      <w:ins w:id="309" w:author="Marielle Smith" w:date="2020-09-15T13:31:00Z">
        <w:r w:rsidR="0082549C">
          <w:t xml:space="preserve">). Hence, multi-layered ecosystem models may be necessary for accurately projecting </w:t>
        </w:r>
      </w:ins>
      <w:ins w:id="310" w:author="Marielle Smith" w:date="2020-09-15T13:32:00Z">
        <w:r w:rsidR="002C52EE">
          <w:t>future forest function.</w:t>
        </w:r>
      </w:ins>
      <w:ins w:id="311" w:author="Marielle Smith" w:date="2020-09-15T13:31:00Z">
        <w:r w:rsidR="0082549C">
          <w:t xml:space="preserve"> </w:t>
        </w:r>
      </w:ins>
      <w:commentRangeEnd w:id="285"/>
      <w:ins w:id="312" w:author="Marielle Smith" w:date="2020-09-15T13:41:00Z">
        <w:r w:rsidR="002C52EE">
          <w:rPr>
            <w:rStyle w:val="CommentReference"/>
          </w:rPr>
          <w:commentReference w:id="285"/>
        </w:r>
      </w:ins>
    </w:p>
    <w:p w14:paraId="1FA0C736" w14:textId="77777777" w:rsidR="006A51D8" w:rsidRDefault="00765C03">
      <w:pPr>
        <w:pStyle w:val="Heading2"/>
      </w:pPr>
      <w:bookmarkStart w:id="313" w:name="future-questions"/>
      <w:r>
        <w:t>Future Questions</w:t>
      </w:r>
      <w:bookmarkEnd w:id="313"/>
    </w:p>
    <w:p w14:paraId="760730C4" w14:textId="77777777" w:rsidR="006A51D8" w:rsidRPr="00231A45" w:rsidRDefault="00765C03">
      <w:pPr>
        <w:numPr>
          <w:ilvl w:val="0"/>
          <w:numId w:val="5"/>
        </w:numPr>
      </w:pPr>
      <w:r w:rsidRPr="00231A45">
        <w:t>Are patterns (in traits, metabolism, ecology) driven by tree height or exposure?</w:t>
      </w:r>
    </w:p>
    <w:p w14:paraId="0CE6BA5B" w14:textId="77777777" w:rsidR="006A51D8" w:rsidRPr="00231A45" w:rsidRDefault="00765C03">
      <w:pPr>
        <w:numPr>
          <w:ilvl w:val="0"/>
          <w:numId w:val="5"/>
        </w:numPr>
        <w:rPr>
          <w:ins w:id="314" w:author="Marielle Smith" w:date="2020-09-08T15:20:00Z"/>
        </w:rPr>
      </w:pPr>
      <w:r w:rsidRPr="00231A45">
        <w:t>CO2 may lead to denser understory (Martijn)</w:t>
      </w:r>
    </w:p>
    <w:p w14:paraId="5EC861FD" w14:textId="7E969DF4" w:rsidR="000745FC" w:rsidRPr="00231A45" w:rsidRDefault="000745FC">
      <w:pPr>
        <w:numPr>
          <w:ilvl w:val="0"/>
          <w:numId w:val="5"/>
        </w:numPr>
        <w:rPr>
          <w:ins w:id="315" w:author="Marielle Smith" w:date="2020-09-08T15:21:00Z"/>
        </w:rPr>
      </w:pPr>
      <w:ins w:id="316" w:author="Marielle Smith" w:date="2020-09-08T15:20:00Z">
        <w:r w:rsidRPr="00231A45">
          <w:t>Influence of inc</w:t>
        </w:r>
      </w:ins>
      <w:ins w:id="317" w:author="Marielle Smith" w:date="2020-09-08T15:21:00Z">
        <w:r w:rsidRPr="00231A45">
          <w:t>reasing temperatures on species compositions</w:t>
        </w:r>
      </w:ins>
      <w:ins w:id="318" w:author="Marielle Smith" w:date="2020-09-16T14:15:00Z">
        <w:r w:rsidR="00231A45" w:rsidRPr="00231A45">
          <w:t xml:space="preserve"> and feedbacks to future forest microclimates and function</w:t>
        </w:r>
      </w:ins>
      <w:ins w:id="319" w:author="Marielle Smith" w:date="2020-09-16T14:16:00Z">
        <w:r w:rsidR="00231A45" w:rsidRPr="00231A45">
          <w:t>?</w:t>
        </w:r>
      </w:ins>
    </w:p>
    <w:p w14:paraId="39CD6C45" w14:textId="513B5851" w:rsidR="000745FC" w:rsidRPr="00231A45" w:rsidRDefault="000745FC">
      <w:pPr>
        <w:numPr>
          <w:ilvl w:val="0"/>
          <w:numId w:val="5"/>
        </w:numPr>
        <w:rPr>
          <w:ins w:id="320" w:author="Marielle Smith" w:date="2020-09-08T15:27:00Z"/>
        </w:rPr>
      </w:pPr>
      <w:ins w:id="321" w:author="Marielle Smith" w:date="2020-09-08T15:21:00Z">
        <w:r w:rsidRPr="00231A45">
          <w:t xml:space="preserve">To what extent do sun vs shade leaves (or leaves </w:t>
        </w:r>
      </w:ins>
      <w:ins w:id="322" w:author="Marielle Smith" w:date="2020-09-16T11:54:00Z">
        <w:r w:rsidR="00684196" w:rsidRPr="00231A45">
          <w:t>along</w:t>
        </w:r>
      </w:ins>
      <w:ins w:id="323" w:author="Marielle Smith" w:date="2020-09-08T15:21:00Z">
        <w:r w:rsidRPr="00231A45">
          <w:t xml:space="preserve"> the whole vertical profile</w:t>
        </w:r>
      </w:ins>
      <w:ins w:id="324" w:author="Marielle Smith" w:date="2020-09-08T15:22:00Z">
        <w:r w:rsidRPr="00231A45">
          <w:t>) contribute to forest photosynthesis? How is this likely to change under future higher temperatures</w:t>
        </w:r>
      </w:ins>
      <w:ins w:id="325" w:author="Marielle Smith" w:date="2020-09-16T11:54:00Z">
        <w:r w:rsidR="00684196" w:rsidRPr="00231A45">
          <w:t xml:space="preserve"> (&amp; the varied leaf thermal responses &amp; microclimates along the profile)</w:t>
        </w:r>
      </w:ins>
      <w:ins w:id="326" w:author="Marielle Smith" w:date="2020-09-08T15:22:00Z">
        <w:r w:rsidRPr="00231A45">
          <w:t>?</w:t>
        </w:r>
      </w:ins>
    </w:p>
    <w:p w14:paraId="3B3F4B6A" w14:textId="5AF4A4E4" w:rsidR="0066483E" w:rsidRPr="00231A45" w:rsidRDefault="0066483E">
      <w:pPr>
        <w:numPr>
          <w:ilvl w:val="0"/>
          <w:numId w:val="5"/>
        </w:numPr>
      </w:pPr>
      <w:ins w:id="327" w:author="Marielle Smith" w:date="2020-09-08T15:27:00Z">
        <w:r w:rsidRPr="00231A45">
          <w:lastRenderedPageBreak/>
          <w:t xml:space="preserve">How are </w:t>
        </w:r>
        <w:commentRangeStart w:id="328"/>
        <w:commentRangeStart w:id="329"/>
        <w:r w:rsidRPr="00231A45">
          <w:t>vertical microclimate profiles affected by forest disturbance</w:t>
        </w:r>
      </w:ins>
      <w:ins w:id="330" w:author="Marielle Smith" w:date="2020-09-08T15:28:00Z">
        <w:r w:rsidRPr="00231A45">
          <w:t>?</w:t>
        </w:r>
      </w:ins>
      <w:commentRangeEnd w:id="328"/>
      <w:ins w:id="331" w:author="Marielle Smith" w:date="2020-09-08T16:23:00Z">
        <w:r w:rsidR="00F57910" w:rsidRPr="00231A45">
          <w:rPr>
            <w:rStyle w:val="CommentReference"/>
          </w:rPr>
          <w:commentReference w:id="328"/>
        </w:r>
      </w:ins>
      <w:commentRangeEnd w:id="329"/>
      <w:ins w:id="332" w:author="Marielle Smith" w:date="2020-09-08T16:27:00Z">
        <w:r w:rsidR="00231253" w:rsidRPr="00231A45">
          <w:rPr>
            <w:rStyle w:val="CommentReference"/>
          </w:rPr>
          <w:commentReference w:id="329"/>
        </w:r>
      </w:ins>
    </w:p>
    <w:p w14:paraId="0A87DEF2" w14:textId="77777777" w:rsidR="006A51D8" w:rsidRDefault="00765C03">
      <w:pPr>
        <w:pStyle w:val="Heading2"/>
      </w:pPr>
      <w:bookmarkStart w:id="333" w:name="conclusions"/>
      <w:r>
        <w:t>Conclusions</w:t>
      </w:r>
      <w:bookmarkEnd w:id="333"/>
    </w:p>
    <w:p w14:paraId="1980B1FF" w14:textId="77777777" w:rsidR="006A51D8" w:rsidRDefault="00765C03">
      <w:pPr>
        <w:pStyle w:val="Heading2"/>
      </w:pPr>
      <w:bookmarkStart w:id="334" w:name="si-files"/>
      <w:r>
        <w:t>SI files</w:t>
      </w:r>
      <w:bookmarkEnd w:id="334"/>
    </w:p>
    <w:p w14:paraId="7939536F" w14:textId="77777777" w:rsidR="006A51D8" w:rsidRDefault="00765C03">
      <w:pPr>
        <w:pStyle w:val="FirstParagraph"/>
      </w:pPr>
      <w:r>
        <w:t>Appendix S1. Methods for NEON vertical profiles</w:t>
      </w:r>
    </w:p>
    <w:p w14:paraId="2742B453" w14:textId="77777777" w:rsidR="006A51D8" w:rsidRDefault="00765C03">
      <w:pPr>
        <w:pStyle w:val="BodyText"/>
      </w:pPr>
      <w:r>
        <w:t>Appendix S2. Methods for literature review</w:t>
      </w:r>
    </w:p>
    <w:p w14:paraId="450C9650" w14:textId="77777777" w:rsidR="006A51D8" w:rsidRDefault="00765C03">
      <w:pPr>
        <w:pStyle w:val="BodyText"/>
      </w:pPr>
      <w:r>
        <w:t>Appendix S3. Methods for SCBI tree-ring analysis</w:t>
      </w:r>
    </w:p>
    <w:p w14:paraId="0EEF63D1" w14:textId="77777777" w:rsidR="006A51D8" w:rsidRDefault="00765C03">
      <w:r>
        <w:br w:type="page"/>
      </w:r>
    </w:p>
    <w:p w14:paraId="10D4F9DB" w14:textId="77777777" w:rsidR="006A51D8" w:rsidRDefault="00765C03">
      <w:pPr>
        <w:pStyle w:val="Heading2"/>
      </w:pPr>
      <w:bookmarkStart w:id="335" w:name="references"/>
      <w:r>
        <w:lastRenderedPageBreak/>
        <w:t>References</w:t>
      </w:r>
      <w:bookmarkEnd w:id="335"/>
    </w:p>
    <w:p w14:paraId="5582117C" w14:textId="77777777" w:rsidR="006A51D8" w:rsidRDefault="00765C03">
      <w:pPr>
        <w:pStyle w:val="Bibliography"/>
      </w:pPr>
      <w:bookmarkStart w:id="336" w:name="ref-bolstad_foliar_1999"/>
      <w:bookmarkStart w:id="337" w:name="refs"/>
      <w:r>
        <w:rPr>
          <w:b/>
        </w:rPr>
        <w:t>Bolstad PV, Mitchell K, Vose JM</w:t>
      </w:r>
      <w:r>
        <w:t xml:space="preserve">. </w:t>
      </w:r>
      <w:r>
        <w:rPr>
          <w:b/>
        </w:rPr>
        <w:t>1999</w:t>
      </w:r>
      <w:r>
        <w:t xml:space="preserve">. Foliar temperature–respiration response functions for broad-leaved tree species in the southern Appalachians. </w:t>
      </w:r>
      <w:r>
        <w:rPr>
          <w:i/>
        </w:rPr>
        <w:t>Tree Physiology</w:t>
      </w:r>
      <w:r>
        <w:t xml:space="preserve"> </w:t>
      </w:r>
      <w:r>
        <w:rPr>
          <w:b/>
        </w:rPr>
        <w:t>19</w:t>
      </w:r>
      <w:r>
        <w:t>: 871–878.</w:t>
      </w:r>
    </w:p>
    <w:p w14:paraId="79E5B476" w14:textId="77777777" w:rsidR="006A51D8" w:rsidRDefault="00765C03">
      <w:pPr>
        <w:pStyle w:val="Bibliography"/>
      </w:pPr>
      <w:bookmarkStart w:id="338" w:name="ref-bonan_ecological_2016"/>
      <w:bookmarkEnd w:id="336"/>
      <w:r>
        <w:rPr>
          <w:b/>
        </w:rPr>
        <w:t>Bonan GB</w:t>
      </w:r>
      <w:r>
        <w:t xml:space="preserve">. </w:t>
      </w:r>
      <w:r>
        <w:rPr>
          <w:b/>
        </w:rPr>
        <w:t>2016</w:t>
      </w:r>
      <w:r>
        <w:t xml:space="preserve">. </w:t>
      </w:r>
      <w:r>
        <w:rPr>
          <w:i/>
        </w:rPr>
        <w:t>Ecological climatology: Concepts and applications</w:t>
      </w:r>
      <w:r>
        <w:t>. New York, NY, USA: Cambridge University Press.</w:t>
      </w:r>
    </w:p>
    <w:p w14:paraId="7C48FAB7" w14:textId="77777777" w:rsidR="006A51D8" w:rsidRDefault="00765C03">
      <w:pPr>
        <w:pStyle w:val="Bibliography"/>
      </w:pPr>
      <w:bookmarkStart w:id="339" w:name="ref-campbell_introduction_1998"/>
      <w:bookmarkEnd w:id="338"/>
      <w:r>
        <w:rPr>
          <w:b/>
        </w:rPr>
        <w:t>Campbell G, Norman J</w:t>
      </w:r>
      <w:r>
        <w:t xml:space="preserve">. </w:t>
      </w:r>
      <w:r>
        <w:rPr>
          <w:b/>
        </w:rPr>
        <w:t>1998</w:t>
      </w:r>
      <w:r>
        <w:t xml:space="preserve">. </w:t>
      </w:r>
      <w:r>
        <w:rPr>
          <w:i/>
        </w:rPr>
        <w:t>An Introduction to Environmental Biophysics</w:t>
      </w:r>
      <w:r>
        <w:t>. New York: Springer.</w:t>
      </w:r>
    </w:p>
    <w:p w14:paraId="16C73565" w14:textId="77777777" w:rsidR="006A51D8" w:rsidRDefault="00765C03">
      <w:pPr>
        <w:pStyle w:val="Bibliography"/>
      </w:pPr>
      <w:bookmarkStart w:id="340" w:name="ref-davis_microclimatic_2019"/>
      <w:bookmarkEnd w:id="339"/>
      <w:r>
        <w:rPr>
          <w:b/>
        </w:rPr>
        <w:t>Davis KT, Dobrowski SZ, Holden ZA, Higuera PE, Abatzoglou JT</w:t>
      </w:r>
      <w:r>
        <w:t xml:space="preserve">. </w:t>
      </w:r>
      <w:r>
        <w:rPr>
          <w:b/>
        </w:rPr>
        <w:t>2019</w:t>
      </w:r>
      <w:r>
        <w:t xml:space="preserve">. Microclimatic buffering in forests of the future: The role of local water balance. </w:t>
      </w:r>
      <w:r>
        <w:rPr>
          <w:i/>
        </w:rPr>
        <w:t>Ecography</w:t>
      </w:r>
      <w:r>
        <w:t xml:space="preserve"> </w:t>
      </w:r>
      <w:r>
        <w:rPr>
          <w:b/>
        </w:rPr>
        <w:t>42</w:t>
      </w:r>
      <w:r>
        <w:t>: 1–11.</w:t>
      </w:r>
    </w:p>
    <w:p w14:paraId="7358215B" w14:textId="77777777" w:rsidR="006A51D8" w:rsidRDefault="00765C03">
      <w:pPr>
        <w:pStyle w:val="Bibliography"/>
      </w:pPr>
      <w:bookmarkStart w:id="341" w:name="ref-feeley_thermal_2020"/>
      <w:bookmarkEnd w:id="340"/>
      <w:r>
        <w:rPr>
          <w:b/>
        </w:rPr>
        <w:t>Feeley K, Martinez-Villa J, Perez T, Silva Duque A, Triviño Gonzalez D, Duque A</w:t>
      </w:r>
      <w:r>
        <w:t xml:space="preserve">. </w:t>
      </w:r>
      <w:r>
        <w:rPr>
          <w:b/>
        </w:rPr>
        <w:t>2020</w:t>
      </w:r>
      <w:r>
        <w:t xml:space="preserve">. The Thermal Tolerances, Distributions, and Performances of Tropical Montane Tree Species. </w:t>
      </w:r>
      <w:r>
        <w:rPr>
          <w:i/>
        </w:rPr>
        <w:t>Frontiers in Forests and Global Change</w:t>
      </w:r>
      <w:r>
        <w:t xml:space="preserve"> </w:t>
      </w:r>
      <w:r>
        <w:rPr>
          <w:b/>
        </w:rPr>
        <w:t>3</w:t>
      </w:r>
      <w:r>
        <w:t>.</w:t>
      </w:r>
    </w:p>
    <w:p w14:paraId="17048CB5" w14:textId="77777777" w:rsidR="006A51D8" w:rsidRDefault="00765C03">
      <w:pPr>
        <w:pStyle w:val="Bibliography"/>
      </w:pPr>
      <w:bookmarkStart w:id="342" w:name="ref-martin_boundary_1999"/>
      <w:bookmarkEnd w:id="341"/>
      <w:r>
        <w:rPr>
          <w:b/>
        </w:rPr>
        <w:t>Martin TA, Hinckley TM, Meinzer FC, Sprugel DG</w:t>
      </w:r>
      <w:r>
        <w:t xml:space="preserve">. </w:t>
      </w:r>
      <w:r>
        <w:rPr>
          <w:b/>
        </w:rPr>
        <w:t>1999</w:t>
      </w:r>
      <w:r>
        <w:t xml:space="preserve">. Boundary layer conductance, leaf temperature and transpiration of Abies amabilis branches. </w:t>
      </w:r>
      <w:r>
        <w:rPr>
          <w:i/>
        </w:rPr>
        <w:t>Tree Physiology</w:t>
      </w:r>
      <w:r>
        <w:t xml:space="preserve"> </w:t>
      </w:r>
      <w:r>
        <w:rPr>
          <w:b/>
        </w:rPr>
        <w:t>19</w:t>
      </w:r>
      <w:r>
        <w:t>: 435–443.</w:t>
      </w:r>
    </w:p>
    <w:p w14:paraId="2496BDEB" w14:textId="77777777" w:rsidR="006A51D8" w:rsidRDefault="00765C03">
      <w:pPr>
        <w:pStyle w:val="Bibliography"/>
      </w:pPr>
      <w:bookmarkStart w:id="343" w:name="ref-mcgregor_tree_nodate"/>
      <w:bookmarkEnd w:id="342"/>
      <w:r>
        <w:rPr>
          <w:b/>
        </w:rPr>
        <w:t xml:space="preserve">McGregor I, Helcoski R, Kunert N, Tepley AJ, Gonzalez-Akre EB, Herrmann V, Zailaa J, Stovall AEL, Bourg NA, McShea WJ </w:t>
      </w:r>
      <w:r>
        <w:rPr>
          <w:b/>
          <w:i/>
        </w:rPr>
        <w:t>et al.</w:t>
      </w:r>
      <w:r>
        <w:t xml:space="preserve"> Tree height and drought tolerance traits shape growth responses across droughts in a temperate broadleaf forest. </w:t>
      </w:r>
      <w:r>
        <w:rPr>
          <w:i/>
        </w:rPr>
        <w:t>Target journal: New Phytologist</w:t>
      </w:r>
      <w:r>
        <w:t>.</w:t>
      </w:r>
    </w:p>
    <w:p w14:paraId="4600A2C2" w14:textId="77777777" w:rsidR="006A51D8" w:rsidRDefault="00765C03">
      <w:pPr>
        <w:pStyle w:val="Bibliography"/>
      </w:pPr>
      <w:bookmarkStart w:id="344" w:name="ref-muir_tealeaves_2019"/>
      <w:bookmarkEnd w:id="343"/>
      <w:r>
        <w:rPr>
          <w:b/>
        </w:rPr>
        <w:t>Muir CD</w:t>
      </w:r>
      <w:r>
        <w:t xml:space="preserve">. </w:t>
      </w:r>
      <w:r>
        <w:rPr>
          <w:b/>
        </w:rPr>
        <w:t>2019</w:t>
      </w:r>
      <w:r>
        <w:t xml:space="preserve">. Tealeaves: An R package for modelling leaf temperature using energy budgets. </w:t>
      </w:r>
      <w:r>
        <w:rPr>
          <w:i/>
        </w:rPr>
        <w:t>AoB PLANTS</w:t>
      </w:r>
      <w:r>
        <w:t xml:space="preserve"> </w:t>
      </w:r>
      <w:r>
        <w:rPr>
          <w:b/>
        </w:rPr>
        <w:t>11</w:t>
      </w:r>
      <w:r>
        <w:t>.</w:t>
      </w:r>
    </w:p>
    <w:p w14:paraId="2170C3C5" w14:textId="77777777" w:rsidR="006A51D8" w:rsidRDefault="00765C03">
      <w:pPr>
        <w:pStyle w:val="Bibliography"/>
      </w:pPr>
      <w:bookmarkStart w:id="345" w:name="ref-thom_effects_2020"/>
      <w:bookmarkEnd w:id="344"/>
      <w:r>
        <w:rPr>
          <w:b/>
        </w:rPr>
        <w:t>Thom D, Sommerfeld A, Sebald J, Hagge J, Müller J, Seidl R</w:t>
      </w:r>
      <w:r>
        <w:t xml:space="preserve">. </w:t>
      </w:r>
      <w:r>
        <w:rPr>
          <w:b/>
        </w:rPr>
        <w:t>2020</w:t>
      </w:r>
      <w:r>
        <w:t xml:space="preserve">. Effects of disturbance patterns and deadwood on the microclimate in European beech forests. </w:t>
      </w:r>
      <w:r>
        <w:rPr>
          <w:i/>
        </w:rPr>
        <w:t>Agricultural and Forest Meteorology</w:t>
      </w:r>
      <w:r>
        <w:t xml:space="preserve"> </w:t>
      </w:r>
      <w:r>
        <w:rPr>
          <w:b/>
        </w:rPr>
        <w:t>291</w:t>
      </w:r>
      <w:r>
        <w:t>: 108066.</w:t>
      </w:r>
    </w:p>
    <w:p w14:paraId="7E13277E" w14:textId="77777777" w:rsidR="006A51D8" w:rsidRDefault="00765C03">
      <w:pPr>
        <w:pStyle w:val="Bibliography"/>
      </w:pPr>
      <w:bookmarkStart w:id="346" w:name="ref-yang_spatial_1999"/>
      <w:bookmarkEnd w:id="345"/>
      <w:r>
        <w:rPr>
          <w:b/>
        </w:rPr>
        <w:t>Yang PC, Black TA, Neumann HH, Novak MD, Blanken PD</w:t>
      </w:r>
      <w:r>
        <w:t xml:space="preserve">. </w:t>
      </w:r>
      <w:r>
        <w:rPr>
          <w:b/>
        </w:rPr>
        <w:t>1999</w:t>
      </w:r>
      <w:r>
        <w:t xml:space="preserve">. Spatial and temporal variability of CO2 concentration and flux in a boreal aspen forest. </w:t>
      </w:r>
      <w:r>
        <w:rPr>
          <w:i/>
        </w:rPr>
        <w:t>Journal of Geophysical Research: Atmospheres</w:t>
      </w:r>
      <w:r>
        <w:t xml:space="preserve"> </w:t>
      </w:r>
      <w:r>
        <w:rPr>
          <w:b/>
        </w:rPr>
        <w:t>104</w:t>
      </w:r>
      <w:r>
        <w:t>: 27653–27661.</w:t>
      </w:r>
    </w:p>
    <w:p w14:paraId="3FDEFF30" w14:textId="77777777" w:rsidR="006A51D8" w:rsidRDefault="00765C03">
      <w:pPr>
        <w:pStyle w:val="Bibliography"/>
      </w:pPr>
      <w:bookmarkStart w:id="347" w:name="ref-zellweger_seasonal_2019"/>
      <w:bookmarkEnd w:id="346"/>
      <w:r>
        <w:rPr>
          <w:b/>
        </w:rPr>
        <w:t xml:space="preserve">Zellweger F, Coomes D, Lenoir J, Depauw L, Maes SL, Wulf M, Kirby KJ, Brunet J, Kopecký M, Máliš F </w:t>
      </w:r>
      <w:r>
        <w:rPr>
          <w:b/>
          <w:i/>
        </w:rPr>
        <w:t>et al.</w:t>
      </w:r>
      <w:r>
        <w:t xml:space="preserve"> </w:t>
      </w:r>
      <w:r>
        <w:rPr>
          <w:b/>
        </w:rPr>
        <w:t>2019</w:t>
      </w:r>
      <w:r>
        <w:t xml:space="preserve">. Seasonal drivers of understorey temperature buffering in temperate deciduous forests across Europe (A Algar, Ed.). </w:t>
      </w:r>
      <w:r>
        <w:rPr>
          <w:i/>
        </w:rPr>
        <w:t>Global Ecology and Biogeography</w:t>
      </w:r>
      <w:r>
        <w:t xml:space="preserve"> </w:t>
      </w:r>
      <w:r>
        <w:rPr>
          <w:b/>
        </w:rPr>
        <w:t>28</w:t>
      </w:r>
      <w:r>
        <w:t>: 1774–1786.</w:t>
      </w:r>
    </w:p>
    <w:p w14:paraId="68F0BC5C" w14:textId="77777777" w:rsidR="006A51D8" w:rsidRDefault="00765C03">
      <w:pPr>
        <w:pStyle w:val="Bibliography"/>
      </w:pPr>
      <w:bookmarkStart w:id="348" w:name="ref-zellweger_forest_2020"/>
      <w:bookmarkEnd w:id="347"/>
      <w:r>
        <w:rPr>
          <w:b/>
        </w:rPr>
        <w:t xml:space="preserve">Zellweger F, De Frenne P, Lenoir J, Vangansbeke P, Verheyen K, Bernhardt-Römermann M, Baeten L, Hédl R, Berki I, Brunet J </w:t>
      </w:r>
      <w:r>
        <w:rPr>
          <w:b/>
          <w:i/>
        </w:rPr>
        <w:t>et al.</w:t>
      </w:r>
      <w:r>
        <w:t xml:space="preserve"> </w:t>
      </w:r>
      <w:r>
        <w:rPr>
          <w:b/>
        </w:rPr>
        <w:t>2020</w:t>
      </w:r>
      <w:r>
        <w:t xml:space="preserve">. Forest microclimate dynamics drive plant responses to warming. </w:t>
      </w:r>
      <w:r>
        <w:rPr>
          <w:i/>
        </w:rPr>
        <w:t>Science</w:t>
      </w:r>
      <w:r>
        <w:t xml:space="preserve"> </w:t>
      </w:r>
      <w:r>
        <w:rPr>
          <w:b/>
        </w:rPr>
        <w:t>368</w:t>
      </w:r>
      <w:r>
        <w:t>: 772–775.</w:t>
      </w:r>
    </w:p>
    <w:p w14:paraId="76771326" w14:textId="77777777" w:rsidR="006A51D8" w:rsidRDefault="00765C03">
      <w:pPr>
        <w:pStyle w:val="Bibliography"/>
      </w:pPr>
      <w:bookmarkStart w:id="349" w:name="ref-zhang_photosynthetic_2012"/>
      <w:bookmarkEnd w:id="348"/>
      <w:r>
        <w:rPr>
          <w:b/>
        </w:rPr>
        <w:t>Zhang J-L, Poorter L, Hao G-Y, Cao K-F</w:t>
      </w:r>
      <w:r>
        <w:t xml:space="preserve">. </w:t>
      </w:r>
      <w:r>
        <w:rPr>
          <w:b/>
        </w:rPr>
        <w:t>2012</w:t>
      </w:r>
      <w:r>
        <w:t xml:space="preserve">. Photosynthetic thermotolerance of woody savanna species in China is correlated with leaf life span. </w:t>
      </w:r>
      <w:r>
        <w:rPr>
          <w:i/>
        </w:rPr>
        <w:t>Annals of Botany</w:t>
      </w:r>
      <w:r>
        <w:t xml:space="preserve"> </w:t>
      </w:r>
      <w:r>
        <w:rPr>
          <w:b/>
        </w:rPr>
        <w:t>110</w:t>
      </w:r>
      <w:r>
        <w:t>: 1027–1033.</w:t>
      </w:r>
      <w:bookmarkEnd w:id="337"/>
      <w:bookmarkEnd w:id="349"/>
    </w:p>
    <w:sectPr w:rsidR="006A51D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rielle Smith" w:date="2020-09-06T20:31:00Z" w:initials="MS">
    <w:p w14:paraId="4493B44B" w14:textId="77777777" w:rsidR="002B23DE" w:rsidRDefault="002B23DE">
      <w:pPr>
        <w:pStyle w:val="CommentText"/>
      </w:pPr>
      <w:r>
        <w:rPr>
          <w:rStyle w:val="CommentReference"/>
        </w:rPr>
        <w:annotationRef/>
      </w:r>
      <w:r>
        <w:t>Change to something like: “leaves through the vertical canopy profile”?</w:t>
      </w:r>
    </w:p>
  </w:comment>
  <w:comment w:id="1" w:author="Marielle Smith" w:date="2020-09-16T11:40:00Z" w:initials="MS">
    <w:p w14:paraId="69C6ADC3" w14:textId="27279551" w:rsidR="002B23DE" w:rsidRDefault="002B23DE">
      <w:pPr>
        <w:pStyle w:val="CommentText"/>
      </w:pPr>
      <w:r>
        <w:rPr>
          <w:rStyle w:val="CommentReference"/>
        </w:rPr>
        <w:annotationRef/>
      </w:r>
      <w:r>
        <w:t>I see you already changed the title to include this!</w:t>
      </w:r>
    </w:p>
  </w:comment>
  <w:comment w:id="12" w:author="Marielle Smith" w:date="2020-09-08T12:43:00Z" w:initials="MS">
    <w:p w14:paraId="658D1A23" w14:textId="3E09F118" w:rsidR="002B23DE" w:rsidRDefault="002B23DE">
      <w:pPr>
        <w:pStyle w:val="CommentText"/>
      </w:pPr>
      <w:r>
        <w:rPr>
          <w:rStyle w:val="CommentReference"/>
        </w:rPr>
        <w:annotationRef/>
      </w:r>
      <w:r>
        <w:t>Huang, M. et al. Air temperature optima of vegetation productivity across global biomes. Nat Ecol Evol 3, 772–779 (2019).</w:t>
      </w:r>
    </w:p>
  </w:comment>
  <w:comment w:id="16" w:author="Marielle Smith" w:date="2020-09-08T13:09:00Z" w:initials="MS">
    <w:p w14:paraId="2BEA542C" w14:textId="462B87BC" w:rsidR="002B23DE" w:rsidRDefault="002B23DE">
      <w:pPr>
        <w:pStyle w:val="CommentText"/>
      </w:pPr>
      <w:r>
        <w:rPr>
          <w:rStyle w:val="CommentReference"/>
        </w:rPr>
        <w:annotationRef/>
      </w:r>
      <w:r>
        <w:rPr>
          <w:rFonts w:ascii="Arial" w:hAnsi="Arial" w:cs="Arial"/>
          <w:color w:val="222222"/>
          <w:shd w:val="clear" w:color="auto" w:fill="FFFFFF"/>
        </w:rPr>
        <w:t>Allen, C.D., Breshears, D.D. and McDowell, N.G., 2015. On underestimation of global vulnerability to tree mortality and forest die</w:t>
      </w:r>
      <w:r>
        <w:rPr>
          <w:rFonts w:ascii="Cambria Math" w:hAnsi="Cambria Math" w:cs="Cambria Math"/>
          <w:color w:val="222222"/>
          <w:shd w:val="clear" w:color="auto" w:fill="FFFFFF"/>
        </w:rPr>
        <w:t>‐</w:t>
      </w:r>
      <w:r>
        <w:rPr>
          <w:rFonts w:ascii="Arial" w:hAnsi="Arial" w:cs="Arial"/>
          <w:color w:val="222222"/>
          <w:shd w:val="clear" w:color="auto" w:fill="FFFFFF"/>
        </w:rPr>
        <w:t>off from hotter drought in the Anthropocene. </w:t>
      </w:r>
      <w:r>
        <w:rPr>
          <w:rFonts w:ascii="Arial" w:hAnsi="Arial" w:cs="Arial"/>
          <w:i/>
          <w:iCs/>
          <w:color w:val="222222"/>
          <w:shd w:val="clear" w:color="auto" w:fill="FFFFFF"/>
        </w:rPr>
        <w:t>Ecosphere</w:t>
      </w:r>
      <w:r>
        <w:rPr>
          <w:rFonts w:ascii="Arial" w:hAnsi="Arial" w:cs="Arial"/>
          <w:color w:val="222222"/>
          <w:shd w:val="clear" w:color="auto" w:fill="FFFFFF"/>
        </w:rPr>
        <w:t>, </w:t>
      </w:r>
      <w:r>
        <w:rPr>
          <w:rFonts w:ascii="Arial" w:hAnsi="Arial" w:cs="Arial"/>
          <w:i/>
          <w:iCs/>
          <w:color w:val="222222"/>
          <w:shd w:val="clear" w:color="auto" w:fill="FFFFFF"/>
        </w:rPr>
        <w:t>6</w:t>
      </w:r>
      <w:r>
        <w:rPr>
          <w:rFonts w:ascii="Arial" w:hAnsi="Arial" w:cs="Arial"/>
          <w:color w:val="222222"/>
          <w:shd w:val="clear" w:color="auto" w:fill="FFFFFF"/>
        </w:rPr>
        <w:t>(8), pp.1-55.</w:t>
      </w:r>
    </w:p>
  </w:comment>
  <w:comment w:id="21" w:author="Marielle Smith" w:date="2020-09-08T13:13:00Z" w:initials="MS">
    <w:p w14:paraId="4CB2C82C" w14:textId="123285F6" w:rsidR="002B23DE" w:rsidRDefault="002B23DE">
      <w:pPr>
        <w:pStyle w:val="CommentText"/>
      </w:pPr>
      <w:r>
        <w:rPr>
          <w:rStyle w:val="CommentReference"/>
        </w:rPr>
        <w:annotationRef/>
      </w:r>
      <w:r>
        <w:rPr>
          <w:rFonts w:ascii="Arial" w:hAnsi="Arial" w:cs="Arial"/>
          <w:color w:val="222222"/>
          <w:shd w:val="clear" w:color="auto" w:fill="FFFFFF"/>
        </w:rPr>
        <w:t>Brienen, R.J., Phillips, O.L., Feldpausch, T.R., Gloor, E., Baker, T.R., Lloyd, J., Lopez-Gonzalez, G., Monteagudo-Mendoza, A., Malhi, Y., Lewis, S.L. and Martinez, R.V., 2015. Long-term decline of the Amazon carbon sink. </w:t>
      </w:r>
      <w:r>
        <w:rPr>
          <w:rFonts w:ascii="Arial" w:hAnsi="Arial" w:cs="Arial"/>
          <w:i/>
          <w:iCs/>
          <w:color w:val="222222"/>
          <w:shd w:val="clear" w:color="auto" w:fill="FFFFFF"/>
        </w:rPr>
        <w:t>Nature</w:t>
      </w:r>
      <w:r>
        <w:rPr>
          <w:rFonts w:ascii="Arial" w:hAnsi="Arial" w:cs="Arial"/>
          <w:color w:val="222222"/>
          <w:shd w:val="clear" w:color="auto" w:fill="FFFFFF"/>
        </w:rPr>
        <w:t>, </w:t>
      </w:r>
      <w:r>
        <w:rPr>
          <w:rFonts w:ascii="Arial" w:hAnsi="Arial" w:cs="Arial"/>
          <w:i/>
          <w:iCs/>
          <w:color w:val="222222"/>
          <w:shd w:val="clear" w:color="auto" w:fill="FFFFFF"/>
        </w:rPr>
        <w:t>519</w:t>
      </w:r>
      <w:r>
        <w:rPr>
          <w:rFonts w:ascii="Arial" w:hAnsi="Arial" w:cs="Arial"/>
          <w:color w:val="222222"/>
          <w:shd w:val="clear" w:color="auto" w:fill="FFFFFF"/>
        </w:rPr>
        <w:t>(7543), pp.344-348.</w:t>
      </w:r>
    </w:p>
  </w:comment>
  <w:comment w:id="31" w:author="Marielle Smith" w:date="2020-09-16T13:55:00Z" w:initials="MS">
    <w:p w14:paraId="3F565BB8" w14:textId="680CC724" w:rsidR="00022558" w:rsidRDefault="00022558">
      <w:pPr>
        <w:pStyle w:val="CommentText"/>
      </w:pPr>
      <w:r>
        <w:rPr>
          <w:rStyle w:val="CommentReference"/>
        </w:rPr>
        <w:annotationRef/>
      </w:r>
      <w:r>
        <w:t>We could have a separate paragraph on this topic, (or just add these ideas into the previous one)</w:t>
      </w:r>
    </w:p>
  </w:comment>
  <w:comment w:id="52" w:author="Marielle Smith" w:date="2020-09-16T14:05:00Z" w:initials="MS">
    <w:p w14:paraId="0DBB7560" w14:textId="71950701" w:rsidR="00022558" w:rsidRDefault="00022558">
      <w:pPr>
        <w:pStyle w:val="CommentText"/>
        <w:rPr>
          <w:rFonts w:ascii="Arial" w:hAnsi="Arial" w:cs="Arial"/>
          <w:sz w:val="18"/>
          <w:szCs w:val="18"/>
        </w:rPr>
      </w:pPr>
      <w:r>
        <w:rPr>
          <w:rStyle w:val="CommentReference"/>
        </w:rPr>
        <w:annotationRef/>
      </w:r>
      <w:r w:rsidRPr="00022558">
        <w:rPr>
          <w:rFonts w:ascii="Arial" w:hAnsi="Arial" w:cs="Arial"/>
          <w:bCs/>
          <w:sz w:val="18"/>
          <w:szCs w:val="18"/>
        </w:rPr>
        <w:t>SC Stark</w:t>
      </w:r>
      <w:r w:rsidRPr="00022558">
        <w:rPr>
          <w:rFonts w:ascii="Arial" w:hAnsi="Arial" w:cs="Arial"/>
          <w:sz w:val="18"/>
          <w:szCs w:val="18"/>
        </w:rPr>
        <w:t xml:space="preserve">, Breshears DB, Aragón S, Villegas JC, Law DJ, Smith MN, Minor DM, Leandro de Assis R, Almeida DRA, de Oliveira G, Saleska SR, Swann ALS, Mauro S. Moura J, Carmargo JL, da Silva R, Aragão LEOC, and RC Oliveira. </w:t>
      </w:r>
      <w:r w:rsidRPr="00022558">
        <w:rPr>
          <w:rFonts w:ascii="Arial" w:hAnsi="Arial" w:cs="Arial"/>
          <w:sz w:val="18"/>
          <w:szCs w:val="18"/>
          <w:u w:val="single"/>
        </w:rPr>
        <w:t>2020</w:t>
      </w:r>
      <w:r w:rsidRPr="00022558">
        <w:rPr>
          <w:rFonts w:ascii="Arial" w:hAnsi="Arial" w:cs="Arial"/>
          <w:sz w:val="18"/>
          <w:szCs w:val="18"/>
        </w:rPr>
        <w:t xml:space="preserve">. </w:t>
      </w:r>
      <w:r w:rsidRPr="00022558">
        <w:rPr>
          <w:rFonts w:ascii="Arial" w:hAnsi="Arial" w:cs="Arial"/>
          <w:i/>
          <w:iCs/>
          <w:sz w:val="18"/>
          <w:szCs w:val="18"/>
        </w:rPr>
        <w:t>Reframing tropical savannization: linking changes in canopy structure to energy balance alterations that impact climate</w:t>
      </w:r>
      <w:r w:rsidRPr="00022558">
        <w:rPr>
          <w:rFonts w:ascii="Arial" w:hAnsi="Arial" w:cs="Arial"/>
          <w:sz w:val="18"/>
          <w:szCs w:val="18"/>
        </w:rPr>
        <w:t>. Ecosphere</w:t>
      </w:r>
    </w:p>
    <w:p w14:paraId="3E601F12" w14:textId="4E6D6ED3" w:rsidR="00022558" w:rsidRPr="00022558" w:rsidRDefault="00022558">
      <w:pPr>
        <w:pStyle w:val="CommentText"/>
      </w:pPr>
      <w:r w:rsidRPr="00022558">
        <w:t>https://esajournals.onlinelibrary.wiley.com/doi/10.1002/ecs2.3231</w:t>
      </w:r>
    </w:p>
  </w:comment>
  <w:comment w:id="56" w:author="Marielle Smith" w:date="2020-09-16T15:18:00Z" w:initials="MS">
    <w:p w14:paraId="39D8933E" w14:textId="69E94CF0" w:rsidR="00C15F2E" w:rsidRDefault="00C15F2E">
      <w:pPr>
        <w:pStyle w:val="CommentText"/>
      </w:pPr>
      <w:r>
        <w:rPr>
          <w:rStyle w:val="CommentReference"/>
        </w:rPr>
        <w:annotationRef/>
      </w:r>
      <w:r>
        <w:t>This may be too much info to go into in this paper, but thought I would add here as a possibility because it illustrates the long-term shifts in forest structure and microclimates occurring in many forests around the world.</w:t>
      </w:r>
    </w:p>
  </w:comment>
  <w:comment w:id="73" w:author="Marielle Smith" w:date="2020-09-08T17:40:00Z" w:initials="MS">
    <w:p w14:paraId="33AF4EA6" w14:textId="11E8B1DC" w:rsidR="002B23DE" w:rsidRDefault="002B23DE">
      <w:pPr>
        <w:pStyle w:val="CommentText"/>
      </w:pPr>
      <w:r>
        <w:rPr>
          <w:rStyle w:val="CommentReference"/>
        </w:rPr>
        <w:annotationRef/>
      </w:r>
      <w:r>
        <w:t>This is a good reference for this (I will email it to you):</w:t>
      </w:r>
    </w:p>
    <w:p w14:paraId="3F6501A6" w14:textId="77777777" w:rsidR="002B23DE" w:rsidRDefault="002B23DE">
      <w:pPr>
        <w:pStyle w:val="CommentText"/>
      </w:pPr>
    </w:p>
    <w:p w14:paraId="29426E8B" w14:textId="3CE2585C" w:rsidR="002B23DE" w:rsidRDefault="002B23DE">
      <w:pPr>
        <w:pStyle w:val="CommentText"/>
      </w:pPr>
      <w:r w:rsidRPr="00A9192B">
        <w:t>Parker GG (1995) Structure and microclimate of forest canopies. In: Lowman MD, Nadkarni NM (eds) Forest canopies. Academic, New York, pp 73–106</w:t>
      </w:r>
    </w:p>
  </w:comment>
  <w:comment w:id="105" w:author="Marielle Smith" w:date="2020-09-14T14:16:00Z" w:initials="MS">
    <w:p w14:paraId="60A549D7" w14:textId="32719294" w:rsidR="002B23DE" w:rsidRDefault="002B23DE">
      <w:pPr>
        <w:pStyle w:val="CommentText"/>
      </w:pPr>
      <w:r>
        <w:rPr>
          <w:rStyle w:val="CommentReference"/>
        </w:rPr>
        <w:annotationRef/>
      </w:r>
      <w:r>
        <w:t>Or just “leaf area”</w:t>
      </w:r>
    </w:p>
  </w:comment>
  <w:comment w:id="110" w:author="Marielle Smith" w:date="2020-09-08T18:02:00Z" w:initials="MS">
    <w:p w14:paraId="1CD18446" w14:textId="64D84A65" w:rsidR="002B23DE" w:rsidRDefault="002B23DE">
      <w:pPr>
        <w:pStyle w:val="CommentText"/>
      </w:pPr>
      <w:r>
        <w:rPr>
          <w:rStyle w:val="CommentReference"/>
        </w:rPr>
        <w:annotationRef/>
      </w:r>
      <w:r>
        <w:t xml:space="preserve">I think it’s good to differentiate lower canopy vs understory. To me, lower canopy levels include understory and more open (gappy) areas. They are both at low heights, but have v different leaf densities and microenvironments. </w:t>
      </w:r>
    </w:p>
  </w:comment>
  <w:comment w:id="113" w:author="Marielle Smith" w:date="2020-09-14T12:10:00Z" w:initials="MS">
    <w:p w14:paraId="7062FF18" w14:textId="1D6842E9" w:rsidR="002B23DE" w:rsidRDefault="002B23DE">
      <w:pPr>
        <w:pStyle w:val="CommentText"/>
        <w:rPr>
          <w:rFonts w:ascii="Arial" w:hAnsi="Arial" w:cs="Arial"/>
          <w:color w:val="222222"/>
          <w:shd w:val="clear" w:color="auto" w:fill="FFFFFF"/>
        </w:rPr>
      </w:pPr>
      <w:r>
        <w:rPr>
          <w:rStyle w:val="CommentReference"/>
        </w:rPr>
        <w:annotationRef/>
      </w:r>
      <w:r>
        <w:t xml:space="preserve">See: </w:t>
      </w:r>
      <w:r>
        <w:rPr>
          <w:rFonts w:ascii="Arial" w:hAnsi="Arial" w:cs="Arial"/>
          <w:color w:val="222222"/>
          <w:shd w:val="clear" w:color="auto" w:fill="FFFFFF"/>
        </w:rPr>
        <w:t>Niinemets, Ü. and Anten, N.P., 2009. Packing the photosynthetic machinery: from leaf to canopy. In </w:t>
      </w:r>
      <w:r>
        <w:rPr>
          <w:rFonts w:ascii="Arial" w:hAnsi="Arial" w:cs="Arial"/>
          <w:i/>
          <w:iCs/>
          <w:color w:val="222222"/>
          <w:shd w:val="clear" w:color="auto" w:fill="FFFFFF"/>
        </w:rPr>
        <w:t>Photosynthesis in silico</w:t>
      </w:r>
      <w:r>
        <w:rPr>
          <w:rFonts w:ascii="Arial" w:hAnsi="Arial" w:cs="Arial"/>
          <w:color w:val="222222"/>
          <w:shd w:val="clear" w:color="auto" w:fill="FFFFFF"/>
        </w:rPr>
        <w:t> (pp. 363-399). Springer, Dordrecht.</w:t>
      </w:r>
    </w:p>
    <w:p w14:paraId="43DBB1F8" w14:textId="77777777" w:rsidR="002B23DE" w:rsidRDefault="002B23DE">
      <w:pPr>
        <w:pStyle w:val="CommentText"/>
        <w:rPr>
          <w:rFonts w:ascii="Arial" w:hAnsi="Arial" w:cs="Arial"/>
          <w:color w:val="222222"/>
          <w:shd w:val="clear" w:color="auto" w:fill="FFFFFF"/>
        </w:rPr>
      </w:pPr>
    </w:p>
    <w:p w14:paraId="5E476251" w14:textId="41395252" w:rsidR="002B23DE" w:rsidRDefault="002B23DE">
      <w:pPr>
        <w:pStyle w:val="CommentText"/>
      </w:pPr>
      <w:r>
        <w:rPr>
          <w:rFonts w:ascii="Arial" w:hAnsi="Arial" w:cs="Arial"/>
          <w:color w:val="222222"/>
          <w:shd w:val="clear" w:color="auto" w:fill="FFFFFF"/>
        </w:rPr>
        <w:t>Especially pages 367-371</w:t>
      </w:r>
    </w:p>
  </w:comment>
  <w:comment w:id="124" w:author="Marielle Smith" w:date="2020-09-14T11:53:00Z" w:initials="MS">
    <w:p w14:paraId="7C9BE2C6" w14:textId="39C4CC09" w:rsidR="002B23DE" w:rsidRDefault="002B23DE">
      <w:pPr>
        <w:pStyle w:val="CommentText"/>
      </w:pPr>
      <w:r>
        <w:rPr>
          <w:rStyle w:val="CommentReference"/>
        </w:rPr>
        <w:annotationRef/>
      </w:r>
      <w:r>
        <w:rPr>
          <w:rFonts w:ascii="Arial" w:hAnsi="Arial" w:cs="Arial"/>
          <w:color w:val="222222"/>
          <w:shd w:val="clear" w:color="auto" w:fill="FFFFFF"/>
        </w:rPr>
        <w:t>Stark, S.C., Leitold, V., Wu, J.L., Hunter, M.O., de Castilho, C.V., Costa, F.R., McMahon, S.M., Parker, G.G., Shimabukuro, M.T., Lefsky, M.A. and Keller, M., 2012. Amazon forest carbon dynamics predicted by profiles of canopy leaf area and light environment. </w:t>
      </w:r>
      <w:r>
        <w:rPr>
          <w:rFonts w:ascii="Arial" w:hAnsi="Arial" w:cs="Arial"/>
          <w:i/>
          <w:iCs/>
          <w:color w:val="222222"/>
          <w:shd w:val="clear" w:color="auto" w:fill="FFFFFF"/>
        </w:rPr>
        <w:t>Ecology letters</w:t>
      </w:r>
      <w:r>
        <w:rPr>
          <w:rFonts w:ascii="Arial" w:hAnsi="Arial" w:cs="Arial"/>
          <w:color w:val="222222"/>
          <w:shd w:val="clear" w:color="auto" w:fill="FFFFFF"/>
        </w:rPr>
        <w:t>, </w:t>
      </w:r>
      <w:r>
        <w:rPr>
          <w:rFonts w:ascii="Arial" w:hAnsi="Arial" w:cs="Arial"/>
          <w:i/>
          <w:iCs/>
          <w:color w:val="222222"/>
          <w:shd w:val="clear" w:color="auto" w:fill="FFFFFF"/>
        </w:rPr>
        <w:t>15</w:t>
      </w:r>
      <w:r>
        <w:rPr>
          <w:rFonts w:ascii="Arial" w:hAnsi="Arial" w:cs="Arial"/>
          <w:color w:val="222222"/>
          <w:shd w:val="clear" w:color="auto" w:fill="FFFFFF"/>
        </w:rPr>
        <w:t>(12), pp.1406-1414.</w:t>
      </w:r>
    </w:p>
  </w:comment>
  <w:comment w:id="127" w:author="Marielle Smith" w:date="2020-09-14T11:52:00Z" w:initials="MS">
    <w:p w14:paraId="2A12A587" w14:textId="038ABDB1" w:rsidR="002B23DE" w:rsidRDefault="002B23DE">
      <w:pPr>
        <w:pStyle w:val="CommentText"/>
      </w:pPr>
      <w:r>
        <w:rPr>
          <w:rStyle w:val="CommentReference"/>
        </w:rPr>
        <w:annotationRef/>
      </w:r>
      <w:r>
        <w:rPr>
          <w:rFonts w:ascii="Arial" w:hAnsi="Arial" w:cs="Arial"/>
          <w:color w:val="222222"/>
          <w:shd w:val="clear" w:color="auto" w:fill="FFFFFF"/>
        </w:rPr>
        <w:t>Parker, G.G., Fitzjarrald, D.R. and Sampaio, I.C.G., 2019. Consequences of environmental heterogeneity for the photosynthetic light environment of a tropical forest. </w:t>
      </w:r>
      <w:r>
        <w:rPr>
          <w:rFonts w:ascii="Arial" w:hAnsi="Arial" w:cs="Arial"/>
          <w:i/>
          <w:iCs/>
          <w:color w:val="222222"/>
          <w:shd w:val="clear" w:color="auto" w:fill="FFFFFF"/>
        </w:rPr>
        <w:t>Agricultural and Forest Meteorology</w:t>
      </w:r>
      <w:r>
        <w:rPr>
          <w:rFonts w:ascii="Arial" w:hAnsi="Arial" w:cs="Arial"/>
          <w:color w:val="222222"/>
          <w:shd w:val="clear" w:color="auto" w:fill="FFFFFF"/>
        </w:rPr>
        <w:t>, </w:t>
      </w:r>
      <w:r>
        <w:rPr>
          <w:rFonts w:ascii="Arial" w:hAnsi="Arial" w:cs="Arial"/>
          <w:i/>
          <w:iCs/>
          <w:color w:val="222222"/>
          <w:shd w:val="clear" w:color="auto" w:fill="FFFFFF"/>
        </w:rPr>
        <w:t>278</w:t>
      </w:r>
      <w:r>
        <w:rPr>
          <w:rFonts w:ascii="Arial" w:hAnsi="Arial" w:cs="Arial"/>
          <w:color w:val="222222"/>
          <w:shd w:val="clear" w:color="auto" w:fill="FFFFFF"/>
        </w:rPr>
        <w:t>, p.107661.</w:t>
      </w:r>
    </w:p>
  </w:comment>
  <w:comment w:id="95" w:author="Marielle Smith" w:date="2020-09-14T12:16:00Z" w:initials="MS">
    <w:p w14:paraId="610325F5" w14:textId="46E98D14" w:rsidR="002B23DE" w:rsidRDefault="002B23DE">
      <w:pPr>
        <w:pStyle w:val="CommentText"/>
      </w:pPr>
      <w:r>
        <w:rPr>
          <w:rStyle w:val="CommentReference"/>
        </w:rPr>
        <w:annotationRef/>
      </w:r>
      <w:r>
        <w:t>Combine these sentences?</w:t>
      </w:r>
    </w:p>
  </w:comment>
  <w:comment w:id="133" w:author="Marielle Smith" w:date="2020-09-08T18:04:00Z" w:initials="MS">
    <w:p w14:paraId="674FCA9A" w14:textId="30E5E1AB" w:rsidR="002B23DE" w:rsidRDefault="002B23DE">
      <w:pPr>
        <w:pStyle w:val="CommentText"/>
      </w:pPr>
      <w:r>
        <w:rPr>
          <w:rStyle w:val="CommentReference"/>
        </w:rPr>
        <w:annotationRef/>
      </w:r>
      <w:r>
        <w:t>Gappy areas will receive a much higher % incoming radiation, so I think it’s good to distinguish which environment we’re talking about (&amp; we’ll probably want to say something about the heterogeneity of lower canopy regions somewhere).</w:t>
      </w:r>
    </w:p>
  </w:comment>
  <w:comment w:id="139" w:author="Marielle Smith" w:date="2020-09-14T14:08:00Z" w:initials="MS">
    <w:p w14:paraId="6964E0BD" w14:textId="799F1AB0" w:rsidR="002B23DE" w:rsidRDefault="002B23DE">
      <w:pPr>
        <w:pStyle w:val="CommentText"/>
      </w:pPr>
      <w:r>
        <w:rPr>
          <w:rStyle w:val="CommentReference"/>
        </w:rPr>
        <w:annotationRef/>
      </w:r>
      <w:r>
        <w:rPr>
          <w:rStyle w:val="CommentReference"/>
        </w:rPr>
        <w:t>A</w:t>
      </w:r>
      <w:r>
        <w:t>lso see Parker et al. 2019</w:t>
      </w:r>
    </w:p>
  </w:comment>
  <w:comment w:id="155" w:author="Marielle Smith" w:date="2020-09-14T15:13:00Z" w:initials="MS">
    <w:p w14:paraId="0E2C299A" w14:textId="7A8B7918" w:rsidR="002B23DE" w:rsidRDefault="002B23DE">
      <w:pPr>
        <w:pStyle w:val="CommentText"/>
      </w:pPr>
      <w:r>
        <w:rPr>
          <w:rStyle w:val="CommentReference"/>
        </w:rPr>
        <w:annotationRef/>
      </w:r>
      <w:r>
        <w:t>I want to look into this more – it’s true that the lower canopy often has highly variable light environments, but I am not sure it is the most variable layer – some papers say (e.g. Parker et al. 2002) it is the mid canopy that is more variable. In any case, it could be important to discuss variability in microenvironments somewhere</w:t>
      </w:r>
    </w:p>
  </w:comment>
  <w:comment w:id="166" w:author="Marielle Smith" w:date="2020-09-14T15:22:00Z" w:initials="MS">
    <w:p w14:paraId="383B9F97" w14:textId="43956DB8" w:rsidR="002B23DE" w:rsidRDefault="002B23DE">
      <w:pPr>
        <w:pStyle w:val="CommentText"/>
      </w:pPr>
      <w:r>
        <w:rPr>
          <w:rStyle w:val="CommentReference"/>
        </w:rPr>
        <w:annotationRef/>
      </w:r>
      <w:r>
        <w:rPr>
          <w:rFonts w:ascii="Arial" w:hAnsi="Arial" w:cs="Arial"/>
          <w:color w:val="222222"/>
          <w:shd w:val="clear" w:color="auto" w:fill="FFFFFF"/>
        </w:rPr>
        <w:t>Tymen, B., Vincent, G., Courtois, E.A., Heurtebize, J., Dauzat, J., Marechaux, I. and Chave, J., 2017. Quantifying micro-environmental variation in tropical rainforest understory at landscape scale by combining airborne LiDAR scanning and a sensor network. </w:t>
      </w:r>
      <w:r>
        <w:rPr>
          <w:rFonts w:ascii="Arial" w:hAnsi="Arial" w:cs="Arial"/>
          <w:i/>
          <w:iCs/>
          <w:color w:val="222222"/>
          <w:shd w:val="clear" w:color="auto" w:fill="FFFFFF"/>
        </w:rPr>
        <w:t>Annals of Forest Science</w:t>
      </w:r>
      <w:r>
        <w:rPr>
          <w:rFonts w:ascii="Arial" w:hAnsi="Arial" w:cs="Arial"/>
          <w:color w:val="222222"/>
          <w:shd w:val="clear" w:color="auto" w:fill="FFFFFF"/>
        </w:rPr>
        <w:t>, </w:t>
      </w:r>
      <w:r>
        <w:rPr>
          <w:rFonts w:ascii="Arial" w:hAnsi="Arial" w:cs="Arial"/>
          <w:i/>
          <w:iCs/>
          <w:color w:val="222222"/>
          <w:shd w:val="clear" w:color="auto" w:fill="FFFFFF"/>
        </w:rPr>
        <w:t>74</w:t>
      </w:r>
      <w:r>
        <w:rPr>
          <w:rFonts w:ascii="Arial" w:hAnsi="Arial" w:cs="Arial"/>
          <w:color w:val="222222"/>
          <w:shd w:val="clear" w:color="auto" w:fill="FFFFFF"/>
        </w:rPr>
        <w:t>(2), p.32.</w:t>
      </w:r>
    </w:p>
  </w:comment>
  <w:comment w:id="183" w:author="Marielle Smith" w:date="2020-09-14T14:46:00Z" w:initials="MS">
    <w:p w14:paraId="415BA908" w14:textId="2CD1FB39" w:rsidR="002B23DE" w:rsidRDefault="002B23DE">
      <w:pPr>
        <w:pStyle w:val="CommentText"/>
      </w:pPr>
      <w:r>
        <w:rPr>
          <w:rStyle w:val="CommentReference"/>
        </w:rPr>
        <w:annotationRef/>
      </w:r>
      <w:r>
        <w:rPr>
          <w:rFonts w:ascii="Arial" w:hAnsi="Arial" w:cs="Arial"/>
          <w:color w:val="222222"/>
          <w:shd w:val="clear" w:color="auto" w:fill="FFFFFF"/>
        </w:rPr>
        <w:t>Smith, M.N., Stark, S.C., Taylor, T.C., Ferreira, M.L., de Oliveira, E., Restrepo</w:t>
      </w:r>
      <w:r>
        <w:rPr>
          <w:rFonts w:ascii="Cambria Math" w:hAnsi="Cambria Math" w:cs="Cambria Math"/>
          <w:color w:val="222222"/>
          <w:shd w:val="clear" w:color="auto" w:fill="FFFFFF"/>
        </w:rPr>
        <w:t>‐</w:t>
      </w:r>
      <w:r>
        <w:rPr>
          <w:rFonts w:ascii="Arial" w:hAnsi="Arial" w:cs="Arial"/>
          <w:color w:val="222222"/>
          <w:shd w:val="clear" w:color="auto" w:fill="FFFFFF"/>
        </w:rPr>
        <w:t>Coupe, N., Chen, S., Woodcock, T., dos Santos, D.B., Alves, L.F. and Figueira, M., 2019. Seasonal and drought</w:t>
      </w:r>
      <w:r>
        <w:rPr>
          <w:rFonts w:ascii="Cambria Math" w:hAnsi="Cambria Math" w:cs="Cambria Math"/>
          <w:color w:val="222222"/>
          <w:shd w:val="clear" w:color="auto" w:fill="FFFFFF"/>
        </w:rPr>
        <w:t>‐</w:t>
      </w:r>
      <w:r>
        <w:rPr>
          <w:rFonts w:ascii="Arial" w:hAnsi="Arial" w:cs="Arial"/>
          <w:color w:val="222222"/>
          <w:shd w:val="clear" w:color="auto" w:fill="FFFFFF"/>
        </w:rPr>
        <w:t>related changes in leaf area profiles depend on height and light environment in an Amazon forest. </w:t>
      </w:r>
      <w:r>
        <w:rPr>
          <w:rFonts w:ascii="Arial" w:hAnsi="Arial" w:cs="Arial"/>
          <w:i/>
          <w:iCs/>
          <w:color w:val="222222"/>
          <w:shd w:val="clear" w:color="auto" w:fill="FFFFFF"/>
        </w:rPr>
        <w:t>New Phytologist</w:t>
      </w:r>
      <w:r>
        <w:rPr>
          <w:rFonts w:ascii="Arial" w:hAnsi="Arial" w:cs="Arial"/>
          <w:color w:val="222222"/>
          <w:shd w:val="clear" w:color="auto" w:fill="FFFFFF"/>
        </w:rPr>
        <w:t>, </w:t>
      </w:r>
      <w:r>
        <w:rPr>
          <w:rFonts w:ascii="Arial" w:hAnsi="Arial" w:cs="Arial"/>
          <w:i/>
          <w:iCs/>
          <w:color w:val="222222"/>
          <w:shd w:val="clear" w:color="auto" w:fill="FFFFFF"/>
        </w:rPr>
        <w:t>222</w:t>
      </w:r>
      <w:r>
        <w:rPr>
          <w:rFonts w:ascii="Arial" w:hAnsi="Arial" w:cs="Arial"/>
          <w:color w:val="222222"/>
          <w:shd w:val="clear" w:color="auto" w:fill="FFFFFF"/>
        </w:rPr>
        <w:t>(3), pp.1284-1297.</w:t>
      </w:r>
    </w:p>
  </w:comment>
  <w:comment w:id="190" w:author="Marielle Smith" w:date="2020-09-14T14:54:00Z" w:initials="MS">
    <w:p w14:paraId="73A573BA" w14:textId="0E396D30" w:rsidR="002B23DE" w:rsidRDefault="002B23DE">
      <w:pPr>
        <w:pStyle w:val="CommentText"/>
      </w:pPr>
      <w:r>
        <w:rPr>
          <w:rStyle w:val="CommentReference"/>
        </w:rPr>
        <w:annotationRef/>
      </w:r>
      <w:r>
        <w:rPr>
          <w:rFonts w:ascii="Arial" w:hAnsi="Arial" w:cs="Arial"/>
          <w:color w:val="222222"/>
          <w:shd w:val="clear" w:color="auto" w:fill="FFFFFF"/>
        </w:rPr>
        <w:t>Parker, G.G., Davis, M.M. and Chapotin, S.M., 2002. Canopy light transmittance in Douglas-fir–western hemlock stands. </w:t>
      </w:r>
      <w:r>
        <w:rPr>
          <w:rFonts w:ascii="Arial" w:hAnsi="Arial" w:cs="Arial"/>
          <w:i/>
          <w:iCs/>
          <w:color w:val="222222"/>
          <w:shd w:val="clear" w:color="auto" w:fill="FFFFFF"/>
        </w:rPr>
        <w:t>Tree physiology</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(2-3), pp.147-157.</w:t>
      </w:r>
    </w:p>
  </w:comment>
  <w:comment w:id="193" w:author="Marielle Smith" w:date="2020-09-14T14:54:00Z" w:initials="MS">
    <w:p w14:paraId="3CA14278" w14:textId="6C82DEAD" w:rsidR="002B23DE" w:rsidRDefault="002B23DE">
      <w:pPr>
        <w:pStyle w:val="CommentText"/>
      </w:pPr>
      <w:r>
        <w:rPr>
          <w:rStyle w:val="CommentReference"/>
        </w:rPr>
        <w:annotationRef/>
      </w:r>
      <w:r>
        <w:rPr>
          <w:rFonts w:ascii="Arial" w:hAnsi="Arial" w:cs="Arial"/>
          <w:color w:val="222222"/>
          <w:shd w:val="clear" w:color="auto" w:fill="FFFFFF"/>
        </w:rPr>
        <w:t>De Almeida, D.R.A., Nelson, B.W., Schietti, J., Gorgens, E.B., Resende, A.F., Stark, S.C. and Valbuena, R., 2016. Contrasting fire damage and fire susceptibility between seasonally flooded forest and upland forest in the Central Amazon using portable profiling LiDAR. </w:t>
      </w:r>
      <w:r>
        <w:rPr>
          <w:rFonts w:ascii="Arial" w:hAnsi="Arial" w:cs="Arial"/>
          <w:i/>
          <w:iCs/>
          <w:color w:val="222222"/>
          <w:shd w:val="clear" w:color="auto" w:fill="FFFFFF"/>
        </w:rPr>
        <w:t>Remote Sensing of Environment</w:t>
      </w:r>
      <w:r>
        <w:rPr>
          <w:rFonts w:ascii="Arial" w:hAnsi="Arial" w:cs="Arial"/>
          <w:color w:val="222222"/>
          <w:shd w:val="clear" w:color="auto" w:fill="FFFFFF"/>
        </w:rPr>
        <w:t>, </w:t>
      </w:r>
      <w:r>
        <w:rPr>
          <w:rFonts w:ascii="Arial" w:hAnsi="Arial" w:cs="Arial"/>
          <w:i/>
          <w:iCs/>
          <w:color w:val="222222"/>
          <w:shd w:val="clear" w:color="auto" w:fill="FFFFFF"/>
        </w:rPr>
        <w:t>184</w:t>
      </w:r>
      <w:r>
        <w:rPr>
          <w:rFonts w:ascii="Arial" w:hAnsi="Arial" w:cs="Arial"/>
          <w:color w:val="222222"/>
          <w:shd w:val="clear" w:color="auto" w:fill="FFFFFF"/>
        </w:rPr>
        <w:t>, pp.153-160.</w:t>
      </w:r>
    </w:p>
  </w:comment>
  <w:comment w:id="196" w:author="Marielle Smith" w:date="2020-09-14T14:57:00Z" w:initials="MS">
    <w:p w14:paraId="0985411F" w14:textId="6A649A65" w:rsidR="002B23DE" w:rsidRDefault="002B23DE" w:rsidP="0049635F">
      <w:pPr>
        <w:pStyle w:val="BodyText"/>
      </w:pPr>
      <w:r>
        <w:rPr>
          <w:rStyle w:val="CommentReference"/>
        </w:rPr>
        <w:annotationRef/>
      </w:r>
      <w:r>
        <w:rPr>
          <w:rFonts w:ascii="Arial" w:hAnsi="Arial" w:cs="Arial"/>
          <w:color w:val="000000"/>
          <w:sz w:val="18"/>
          <w:szCs w:val="18"/>
        </w:rPr>
        <w:t> </w:t>
      </w:r>
      <w:r>
        <w:rPr>
          <w:rFonts w:ascii="Arial" w:hAnsi="Arial" w:cs="Arial"/>
          <w:b/>
          <w:bCs/>
          <w:color w:val="000000"/>
          <w:sz w:val="18"/>
          <w:szCs w:val="18"/>
        </w:rPr>
        <w:t>SC Stark</w:t>
      </w:r>
      <w:r>
        <w:rPr>
          <w:rFonts w:ascii="Arial" w:hAnsi="Arial" w:cs="Arial"/>
          <w:color w:val="000000"/>
          <w:sz w:val="18"/>
          <w:szCs w:val="18"/>
        </w:rPr>
        <w:t xml:space="preserve">, Breshears DB, Aragón S, Villegas JC, Law DJ, </w:t>
      </w:r>
      <w:r>
        <w:rPr>
          <w:rFonts w:ascii="Arial" w:hAnsi="Arial" w:cs="Arial"/>
          <w:color w:val="000000"/>
          <w:sz w:val="11"/>
          <w:szCs w:val="11"/>
          <w:vertAlign w:val="superscript"/>
        </w:rPr>
        <w:t>†</w:t>
      </w:r>
      <w:r>
        <w:rPr>
          <w:rFonts w:ascii="Arial" w:hAnsi="Arial" w:cs="Arial"/>
          <w:color w:val="0000FF"/>
          <w:sz w:val="18"/>
          <w:szCs w:val="18"/>
        </w:rPr>
        <w:t>Smith MN</w:t>
      </w:r>
      <w:r>
        <w:rPr>
          <w:rFonts w:ascii="Arial" w:hAnsi="Arial" w:cs="Arial"/>
          <w:color w:val="000000"/>
          <w:sz w:val="18"/>
          <w:szCs w:val="18"/>
        </w:rPr>
        <w:t xml:space="preserve">, Minor DM, Leandro de Assis R, </w:t>
      </w:r>
      <w:r>
        <w:rPr>
          <w:rFonts w:ascii="Arial" w:hAnsi="Arial" w:cs="Arial"/>
          <w:color w:val="000000"/>
          <w:sz w:val="11"/>
          <w:szCs w:val="11"/>
          <w:vertAlign w:val="superscript"/>
        </w:rPr>
        <w:t>§§</w:t>
      </w:r>
      <w:r>
        <w:rPr>
          <w:rFonts w:ascii="Arial" w:hAnsi="Arial" w:cs="Arial"/>
          <w:color w:val="0000FF"/>
          <w:sz w:val="18"/>
          <w:szCs w:val="18"/>
        </w:rPr>
        <w:t>Almeida DRA</w:t>
      </w:r>
      <w:r>
        <w:rPr>
          <w:rFonts w:ascii="Arial" w:hAnsi="Arial" w:cs="Arial"/>
          <w:color w:val="000000"/>
          <w:sz w:val="18"/>
          <w:szCs w:val="18"/>
        </w:rPr>
        <w:t xml:space="preserve">, de Oliveira G, Saleska SR, Swann ALS, Mauro S. Moura J, Carmargo JL, da Silva R, Aragão LEOC, and RC Oliveira. </w:t>
      </w:r>
      <w:r>
        <w:rPr>
          <w:rFonts w:ascii="Arial" w:hAnsi="Arial" w:cs="Arial"/>
          <w:color w:val="000000"/>
          <w:sz w:val="18"/>
          <w:szCs w:val="18"/>
          <w:u w:val="single"/>
        </w:rPr>
        <w:t>2020</w:t>
      </w:r>
      <w:r>
        <w:rPr>
          <w:rFonts w:ascii="Arial" w:hAnsi="Arial" w:cs="Arial"/>
          <w:color w:val="000000"/>
          <w:sz w:val="18"/>
          <w:szCs w:val="18"/>
        </w:rPr>
        <w:t xml:space="preserve">. </w:t>
      </w:r>
      <w:r w:rsidRPr="0049635F">
        <w:rPr>
          <w:rFonts w:ascii="Arial" w:hAnsi="Arial" w:cs="Arial"/>
          <w:i/>
          <w:color w:val="000000"/>
          <w:sz w:val="18"/>
          <w:szCs w:val="18"/>
        </w:rPr>
        <w:t>R</w:t>
      </w:r>
      <w:r>
        <w:rPr>
          <w:rFonts w:ascii="Arial" w:hAnsi="Arial" w:cs="Arial"/>
          <w:i/>
          <w:iCs/>
          <w:color w:val="000000"/>
          <w:sz w:val="18"/>
          <w:szCs w:val="18"/>
        </w:rPr>
        <w:t>eframing tropical savannization: linking changes in canopy structure to energy balance alterations that impact climate</w:t>
      </w:r>
      <w:r>
        <w:rPr>
          <w:rFonts w:ascii="Arial" w:hAnsi="Arial" w:cs="Arial"/>
          <w:color w:val="000000"/>
          <w:sz w:val="18"/>
          <w:szCs w:val="18"/>
        </w:rPr>
        <w:t>. Ecosphere</w:t>
      </w:r>
    </w:p>
  </w:comment>
  <w:comment w:id="199" w:author="Marielle Smith" w:date="2020-09-14T12:18:00Z" w:initials="MS">
    <w:p w14:paraId="13663D88" w14:textId="2E5B87F1" w:rsidR="002B23DE" w:rsidRDefault="002B23DE">
      <w:pPr>
        <w:pStyle w:val="CommentText"/>
      </w:pPr>
      <w:r>
        <w:rPr>
          <w:rStyle w:val="CommentReference"/>
        </w:rPr>
        <w:annotationRef/>
      </w:r>
      <w:r>
        <w:t>Niinemets papers would be good to cite here also, e.g. Niinemets et al. 2009, “</w:t>
      </w:r>
      <w:r>
        <w:rPr>
          <w:rFonts w:ascii="Arial" w:hAnsi="Arial" w:cs="Arial"/>
          <w:color w:val="222222"/>
          <w:shd w:val="clear" w:color="auto" w:fill="FFFFFF"/>
        </w:rPr>
        <w:t>Packing the photosynthetic machinery” as referenced in comment above</w:t>
      </w:r>
      <w:r>
        <w:t xml:space="preserve"> (section starting on page 373)</w:t>
      </w:r>
    </w:p>
  </w:comment>
  <w:comment w:id="200" w:author="Marielle Smith" w:date="2020-09-14T12:23:00Z" w:initials="MS">
    <w:p w14:paraId="724585EE" w14:textId="029D2073" w:rsidR="002B23DE" w:rsidRDefault="002B23DE">
      <w:pPr>
        <w:pStyle w:val="CommentText"/>
      </w:pPr>
      <w:r>
        <w:rPr>
          <w:rStyle w:val="CommentReference"/>
        </w:rPr>
        <w:annotationRef/>
      </w:r>
      <w:r>
        <w:t>Also see:</w:t>
      </w:r>
    </w:p>
    <w:p w14:paraId="60F29BD7" w14:textId="77777777" w:rsidR="002B23DE" w:rsidRDefault="002B23DE">
      <w:pPr>
        <w:pStyle w:val="CommentText"/>
      </w:pPr>
    </w:p>
    <w:p w14:paraId="56516C8F" w14:textId="4676B419" w:rsidR="002B23DE" w:rsidRDefault="002B23DE">
      <w:pPr>
        <w:pStyle w:val="CommentText"/>
        <w:rPr>
          <w:rFonts w:ascii="Arial" w:hAnsi="Arial" w:cs="Arial"/>
          <w:color w:val="222222"/>
          <w:shd w:val="clear" w:color="auto" w:fill="FFFFFF"/>
        </w:rPr>
      </w:pPr>
      <w:r>
        <w:rPr>
          <w:rFonts w:ascii="Arial" w:hAnsi="Arial" w:cs="Arial"/>
          <w:color w:val="222222"/>
          <w:shd w:val="clear" w:color="auto" w:fill="FFFFFF"/>
        </w:rPr>
        <w:t>Niinemets, Ü., Keenan, T.F. and Hallik, L., 2015. A worldwide analysis of within</w:t>
      </w:r>
      <w:r>
        <w:rPr>
          <w:rFonts w:ascii="Cambria Math" w:hAnsi="Cambria Math" w:cs="Cambria Math"/>
          <w:color w:val="222222"/>
          <w:shd w:val="clear" w:color="auto" w:fill="FFFFFF"/>
        </w:rPr>
        <w:t>‐</w:t>
      </w:r>
      <w:r>
        <w:rPr>
          <w:rFonts w:ascii="Arial" w:hAnsi="Arial" w:cs="Arial"/>
          <w:color w:val="222222"/>
          <w:shd w:val="clear" w:color="auto" w:fill="FFFFFF"/>
        </w:rPr>
        <w:t>canopy variations in leaf structural, chemical and physiological traits across plant functional types. </w:t>
      </w:r>
      <w:r>
        <w:rPr>
          <w:rFonts w:ascii="Arial" w:hAnsi="Arial" w:cs="Arial"/>
          <w:i/>
          <w:iCs/>
          <w:color w:val="222222"/>
          <w:shd w:val="clear" w:color="auto" w:fill="FFFFFF"/>
        </w:rPr>
        <w:t>New Phytologist</w:t>
      </w:r>
      <w:r>
        <w:rPr>
          <w:rFonts w:ascii="Arial" w:hAnsi="Arial" w:cs="Arial"/>
          <w:color w:val="222222"/>
          <w:shd w:val="clear" w:color="auto" w:fill="FFFFFF"/>
        </w:rPr>
        <w:t>, </w:t>
      </w:r>
      <w:r>
        <w:rPr>
          <w:rFonts w:ascii="Arial" w:hAnsi="Arial" w:cs="Arial"/>
          <w:i/>
          <w:iCs/>
          <w:color w:val="222222"/>
          <w:shd w:val="clear" w:color="auto" w:fill="FFFFFF"/>
        </w:rPr>
        <w:t>205</w:t>
      </w:r>
      <w:r>
        <w:rPr>
          <w:rFonts w:ascii="Arial" w:hAnsi="Arial" w:cs="Arial"/>
          <w:color w:val="222222"/>
          <w:shd w:val="clear" w:color="auto" w:fill="FFFFFF"/>
        </w:rPr>
        <w:t>(3), pp.973-993.</w:t>
      </w:r>
    </w:p>
    <w:p w14:paraId="52E7F1C2" w14:textId="77777777" w:rsidR="002B23DE" w:rsidRDefault="002B23DE">
      <w:pPr>
        <w:pStyle w:val="CommentText"/>
        <w:rPr>
          <w:rFonts w:ascii="Arial" w:hAnsi="Arial" w:cs="Arial"/>
          <w:color w:val="222222"/>
          <w:shd w:val="clear" w:color="auto" w:fill="FFFFFF"/>
        </w:rPr>
      </w:pPr>
    </w:p>
    <w:p w14:paraId="27326EAD" w14:textId="05EE3E3A" w:rsidR="002B23DE" w:rsidRDefault="002B23DE">
      <w:pPr>
        <w:pStyle w:val="CommentText"/>
        <w:rPr>
          <w:rFonts w:ascii="Arial" w:hAnsi="Arial" w:cs="Arial"/>
          <w:color w:val="222222"/>
          <w:shd w:val="clear" w:color="auto" w:fill="FFFFFF"/>
        </w:rPr>
      </w:pPr>
      <w:r>
        <w:rPr>
          <w:rFonts w:ascii="Arial" w:hAnsi="Arial" w:cs="Arial"/>
          <w:color w:val="222222"/>
          <w:shd w:val="clear" w:color="auto" w:fill="FFFFFF"/>
        </w:rPr>
        <w:t>Niinemets, U., 2007. Photosynthesis and resource distribution through plant canopies. </w:t>
      </w:r>
      <w:r>
        <w:rPr>
          <w:rFonts w:ascii="Arial" w:hAnsi="Arial" w:cs="Arial"/>
          <w:i/>
          <w:iCs/>
          <w:color w:val="222222"/>
          <w:shd w:val="clear" w:color="auto" w:fill="FFFFFF"/>
        </w:rPr>
        <w:t>Plant, Cell &amp; Environment</w:t>
      </w:r>
      <w:r>
        <w:rPr>
          <w:rFonts w:ascii="Arial" w:hAnsi="Arial" w:cs="Arial"/>
          <w:color w:val="222222"/>
          <w:shd w:val="clear" w:color="auto" w:fill="FFFFFF"/>
        </w:rPr>
        <w:t>, </w:t>
      </w:r>
      <w:r>
        <w:rPr>
          <w:rFonts w:ascii="Arial" w:hAnsi="Arial" w:cs="Arial"/>
          <w:i/>
          <w:iCs/>
          <w:color w:val="222222"/>
          <w:shd w:val="clear" w:color="auto" w:fill="FFFFFF"/>
        </w:rPr>
        <w:t>30</w:t>
      </w:r>
      <w:r>
        <w:rPr>
          <w:rFonts w:ascii="Arial" w:hAnsi="Arial" w:cs="Arial"/>
          <w:color w:val="222222"/>
          <w:shd w:val="clear" w:color="auto" w:fill="FFFFFF"/>
        </w:rPr>
        <w:t>(9), pp.1052-1071.</w:t>
      </w:r>
    </w:p>
    <w:p w14:paraId="1FD5E634" w14:textId="77777777" w:rsidR="002B23DE" w:rsidRDefault="002B23DE">
      <w:pPr>
        <w:pStyle w:val="CommentText"/>
        <w:rPr>
          <w:rFonts w:ascii="Arial" w:hAnsi="Arial" w:cs="Arial"/>
          <w:color w:val="222222"/>
          <w:shd w:val="clear" w:color="auto" w:fill="FFFFFF"/>
        </w:rPr>
      </w:pPr>
    </w:p>
    <w:p w14:paraId="6BED1608" w14:textId="29A96069" w:rsidR="002B23DE" w:rsidRDefault="002B23DE">
      <w:pPr>
        <w:pStyle w:val="CommentText"/>
      </w:pPr>
      <w:r>
        <w:rPr>
          <w:rFonts w:ascii="Arial" w:hAnsi="Arial" w:cs="Arial"/>
          <w:color w:val="222222"/>
          <w:shd w:val="clear" w:color="auto" w:fill="FFFFFF"/>
        </w:rPr>
        <w:t>Ty may have a better sense than I do in terms of which one is better to cite here.</w:t>
      </w:r>
    </w:p>
  </w:comment>
  <w:comment w:id="201" w:author="Marielle Smith" w:date="2020-09-14T15:17:00Z" w:initials="MS">
    <w:p w14:paraId="5811676C" w14:textId="7B2F6D51" w:rsidR="002B23DE" w:rsidRDefault="002B23DE">
      <w:pPr>
        <w:pStyle w:val="CommentText"/>
      </w:pPr>
      <w:r>
        <w:rPr>
          <w:rStyle w:val="CommentReference"/>
        </w:rPr>
        <w:annotationRef/>
      </w:r>
      <w:r>
        <w:t>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p>
  </w:comment>
  <w:comment w:id="203" w:author="Marielle Smith" w:date="2020-09-14T15:23:00Z" w:initials="MS">
    <w:p w14:paraId="77564089" w14:textId="24EF4F23" w:rsidR="002B23DE" w:rsidRDefault="002B23DE">
      <w:pPr>
        <w:pStyle w:val="CommentText"/>
      </w:pPr>
      <w:r>
        <w:rPr>
          <w:rStyle w:val="CommentReference"/>
        </w:rPr>
        <w:annotationRef/>
      </w:r>
      <w:r>
        <w:t>Also see Tymen et al. 2017 – max temps were higher and humidity lower in gaps vs understory regions (both at 1.5 m above the ground), see Fig. 4 – again illustrating buffering effect of the canopy</w:t>
      </w:r>
    </w:p>
  </w:comment>
  <w:comment w:id="206" w:author="Marielle Smith" w:date="2020-09-08T14:41:00Z" w:initials="MS">
    <w:p w14:paraId="094B6583" w14:textId="77777777" w:rsidR="002B23DE" w:rsidRDefault="002B23DE">
      <w:pPr>
        <w:pStyle w:val="CommentText"/>
      </w:pPr>
      <w:r>
        <w:rPr>
          <w:rStyle w:val="CommentReference"/>
        </w:rPr>
        <w:annotationRef/>
      </w:r>
      <w:r>
        <w:t>“Quantifying micro-environmental variation in tropical rainforest understory at landscape scale by combining airborne LiDAR scanning and a sensor network”, Annals of Forest Science</w:t>
      </w:r>
    </w:p>
    <w:p w14:paraId="2C8211D5" w14:textId="77777777" w:rsidR="002B23DE" w:rsidRDefault="002B23DE">
      <w:pPr>
        <w:pStyle w:val="CommentText"/>
      </w:pPr>
    </w:p>
    <w:p w14:paraId="5BC00036" w14:textId="6DCED5C8" w:rsidR="002B23DE" w:rsidRDefault="002B23DE">
      <w:pPr>
        <w:pStyle w:val="CommentText"/>
      </w:pPr>
      <w:r>
        <w:t xml:space="preserve">They also show areas with more cover (i.e. understory areas) had lower light availability than areas with less cover (i.e. canopy gaps) – kind of obvious, but good to state. </w:t>
      </w:r>
    </w:p>
  </w:comment>
  <w:comment w:id="208" w:author="Marielle Smith" w:date="2020-09-14T18:09:00Z" w:initials="MS">
    <w:p w14:paraId="7F5892A6" w14:textId="5B99F4F5" w:rsidR="002B23DE" w:rsidRDefault="002B23DE">
      <w:pPr>
        <w:pStyle w:val="CommentText"/>
      </w:pPr>
      <w:r>
        <w:rPr>
          <w:rStyle w:val="CommentReference"/>
        </w:rPr>
        <w:annotationRef/>
      </w:r>
      <w:r>
        <w:t>They found that taller forests (which coincided with forests of higher LAI) had lower mean and max values of VPD and temperature</w:t>
      </w:r>
    </w:p>
    <w:p w14:paraId="58A3A79C" w14:textId="77777777" w:rsidR="002B23DE" w:rsidRDefault="002B23DE">
      <w:pPr>
        <w:pStyle w:val="CommentText"/>
      </w:pPr>
    </w:p>
    <w:p w14:paraId="1961F925" w14:textId="5E9FC260" w:rsidR="002B23DE" w:rsidRDefault="002B23DE">
      <w:pPr>
        <w:pStyle w:val="CommentText"/>
      </w:pPr>
      <w:r>
        <w:rPr>
          <w:rFonts w:ascii="Arial" w:hAnsi="Arial" w:cs="Arial"/>
          <w:color w:val="222222"/>
          <w:shd w:val="clear" w:color="auto" w:fill="FFFFFF"/>
        </w:rPr>
        <w:t>Jucker, T., Hardwick, S.R., Both, S., Elias, D.M., Ewers, R.M., Milodowski, D.T., Swinfield, T. and Coomes, D.A., 2018. Canopy structure and topography jointly constrain the microclimate of human</w:t>
      </w:r>
      <w:r>
        <w:rPr>
          <w:rFonts w:ascii="Cambria Math" w:hAnsi="Cambria Math" w:cs="Cambria Math"/>
          <w:color w:val="222222"/>
          <w:shd w:val="clear" w:color="auto" w:fill="FFFFFF"/>
        </w:rPr>
        <w:t>‐</w:t>
      </w:r>
      <w:r>
        <w:rPr>
          <w:rFonts w:ascii="Arial" w:hAnsi="Arial" w:cs="Arial"/>
          <w:color w:val="222222"/>
          <w:shd w:val="clear" w:color="auto" w:fill="FFFFFF"/>
        </w:rPr>
        <w:t>modified tropical landscapes. </w:t>
      </w:r>
      <w:r>
        <w:rPr>
          <w:rFonts w:ascii="Arial" w:hAnsi="Arial" w:cs="Arial"/>
          <w:i/>
          <w:iCs/>
          <w:color w:val="222222"/>
          <w:shd w:val="clear" w:color="auto" w:fill="FFFFFF"/>
        </w:rPr>
        <w:t>Global change biology</w:t>
      </w:r>
      <w:r>
        <w:rPr>
          <w:rFonts w:ascii="Arial" w:hAnsi="Arial" w:cs="Arial"/>
          <w:color w:val="222222"/>
          <w:shd w:val="clear" w:color="auto" w:fill="FFFFFF"/>
        </w:rPr>
        <w:t>, </w:t>
      </w:r>
      <w:r>
        <w:rPr>
          <w:rFonts w:ascii="Arial" w:hAnsi="Arial" w:cs="Arial"/>
          <w:i/>
          <w:iCs/>
          <w:color w:val="222222"/>
          <w:shd w:val="clear" w:color="auto" w:fill="FFFFFF"/>
        </w:rPr>
        <w:t>24</w:t>
      </w:r>
      <w:r>
        <w:rPr>
          <w:rFonts w:ascii="Arial" w:hAnsi="Arial" w:cs="Arial"/>
          <w:color w:val="222222"/>
          <w:shd w:val="clear" w:color="auto" w:fill="FFFFFF"/>
        </w:rPr>
        <w:t>(11), pp.5243-5258.</w:t>
      </w:r>
    </w:p>
  </w:comment>
  <w:comment w:id="212" w:author="Marielle Smith" w:date="2020-09-14T18:17:00Z" w:initials="MS">
    <w:p w14:paraId="43339076" w14:textId="09405A3C" w:rsidR="002B23DE" w:rsidRDefault="002B23DE">
      <w:pPr>
        <w:pStyle w:val="CommentText"/>
      </w:pPr>
      <w:r>
        <w:rPr>
          <w:rStyle w:val="CommentReference"/>
        </w:rPr>
        <w:annotationRef/>
      </w:r>
      <w:r>
        <w:t>This looks like a good paper to check out. They measured microclimate conditions along the vertical profile in disturbed tropical forest plots. See Fig 3 (effect of LAI on microclimate) and Fig. 4 (microclimate values along the vertical profile).</w:t>
      </w:r>
    </w:p>
    <w:p w14:paraId="59B17E1F" w14:textId="77777777" w:rsidR="002B23DE" w:rsidRDefault="002B23DE">
      <w:pPr>
        <w:pStyle w:val="CommentText"/>
      </w:pPr>
    </w:p>
    <w:p w14:paraId="04D263A7" w14:textId="63E47927" w:rsidR="002B23DE" w:rsidRDefault="002B23DE">
      <w:pPr>
        <w:pStyle w:val="CommentText"/>
      </w:pPr>
      <w:r>
        <w:rPr>
          <w:rFonts w:ascii="Arial" w:hAnsi="Arial" w:cs="Arial"/>
          <w:color w:val="222222"/>
          <w:shd w:val="clear" w:color="auto" w:fill="FFFFFF"/>
        </w:rPr>
        <w:t>Hardwick, S.R., Toumi, R., Pfeifer, M., Turner, E.C., Nilus, R. and Ewers, R.M., 2015. The relationship between leaf area index and microclimate in tropical forest and oil palm plantation: Forest disturbance drives changes in microclimate. </w:t>
      </w:r>
      <w:r>
        <w:rPr>
          <w:rFonts w:ascii="Arial" w:hAnsi="Arial" w:cs="Arial"/>
          <w:i/>
          <w:iCs/>
          <w:color w:val="222222"/>
          <w:shd w:val="clear" w:color="auto" w:fill="FFFFFF"/>
        </w:rPr>
        <w:t>Agricultural and Forest Meteorology</w:t>
      </w:r>
      <w:r>
        <w:rPr>
          <w:rFonts w:ascii="Arial" w:hAnsi="Arial" w:cs="Arial"/>
          <w:color w:val="222222"/>
          <w:shd w:val="clear" w:color="auto" w:fill="FFFFFF"/>
        </w:rPr>
        <w:t>, </w:t>
      </w:r>
      <w:r>
        <w:rPr>
          <w:rFonts w:ascii="Arial" w:hAnsi="Arial" w:cs="Arial"/>
          <w:i/>
          <w:iCs/>
          <w:color w:val="222222"/>
          <w:shd w:val="clear" w:color="auto" w:fill="FFFFFF"/>
        </w:rPr>
        <w:t>201</w:t>
      </w:r>
      <w:r>
        <w:rPr>
          <w:rFonts w:ascii="Arial" w:hAnsi="Arial" w:cs="Arial"/>
          <w:color w:val="222222"/>
          <w:shd w:val="clear" w:color="auto" w:fill="FFFFFF"/>
        </w:rPr>
        <w:t>, pp.187-195.</w:t>
      </w:r>
    </w:p>
  </w:comment>
  <w:comment w:id="213" w:author="Marielle Smith" w:date="2020-09-14T18:10:00Z" w:initials="MS">
    <w:p w14:paraId="7E2BBE83" w14:textId="2E0E18BB" w:rsidR="002B23DE" w:rsidRDefault="002B23DE">
      <w:pPr>
        <w:pStyle w:val="CommentText"/>
      </w:pPr>
      <w:r>
        <w:rPr>
          <w:rStyle w:val="CommentReference"/>
        </w:rPr>
        <w:annotationRef/>
      </w:r>
      <w:r>
        <w:t>See Jucker et al. 2018 – max height was highly correlated to both LAI and surface roughness</w:t>
      </w:r>
    </w:p>
  </w:comment>
  <w:comment w:id="214" w:author="Marielle Smith" w:date="2020-09-08T14:44:00Z" w:initials="MS">
    <w:p w14:paraId="14BDCD68" w14:textId="05CB560C" w:rsidR="002B23DE" w:rsidRDefault="002B23DE">
      <w:pPr>
        <w:pStyle w:val="CommentText"/>
      </w:pPr>
      <w:r>
        <w:rPr>
          <w:rStyle w:val="CommentReference"/>
        </w:rPr>
        <w:annotationRef/>
      </w:r>
      <w:r>
        <w:t>?</w:t>
      </w:r>
    </w:p>
  </w:comment>
  <w:comment w:id="226" w:author="Marielle Smith" w:date="2020-09-14T18:22:00Z" w:initials="MS">
    <w:p w14:paraId="3C7D85F4" w14:textId="3C3E672D" w:rsidR="002B23DE" w:rsidRDefault="002B23DE">
      <w:pPr>
        <w:pStyle w:val="CommentText"/>
      </w:pPr>
      <w:r>
        <w:rPr>
          <w:rStyle w:val="CommentReference"/>
        </w:rPr>
        <w:annotationRef/>
      </w:r>
      <w:r w:rsidRPr="00CD268A">
        <w:t>https://www.frontiersin.org/articles/10.3389/fpls.2020.00735/full</w:t>
      </w:r>
    </w:p>
  </w:comment>
  <w:comment w:id="239" w:author="Marielle Smith" w:date="2020-09-15T12:35:00Z" w:initials="MS">
    <w:p w14:paraId="3D9BA742" w14:textId="59A50A27" w:rsidR="002B23DE" w:rsidRDefault="002B23DE">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Keenan, T.F. and Niinemets, Ü., 2016. Global leaf trait estimates biased due to plasticity in the shade. </w:t>
      </w:r>
      <w:r>
        <w:rPr>
          <w:rFonts w:ascii="Arial" w:hAnsi="Arial" w:cs="Arial"/>
          <w:i/>
          <w:iCs/>
          <w:color w:val="222222"/>
          <w:shd w:val="clear" w:color="auto" w:fill="FFFFFF"/>
        </w:rPr>
        <w:t>Nature plants</w:t>
      </w:r>
      <w:r>
        <w:rPr>
          <w:rFonts w:ascii="Arial" w:hAnsi="Arial" w:cs="Arial"/>
          <w:color w:val="222222"/>
          <w:shd w:val="clear" w:color="auto" w:fill="FFFFFF"/>
        </w:rPr>
        <w:t>, </w:t>
      </w:r>
      <w:r>
        <w:rPr>
          <w:rFonts w:ascii="Arial" w:hAnsi="Arial" w:cs="Arial"/>
          <w:i/>
          <w:iCs/>
          <w:color w:val="222222"/>
          <w:shd w:val="clear" w:color="auto" w:fill="FFFFFF"/>
        </w:rPr>
        <w:t>3</w:t>
      </w:r>
      <w:r>
        <w:rPr>
          <w:rFonts w:ascii="Arial" w:hAnsi="Arial" w:cs="Arial"/>
          <w:color w:val="222222"/>
          <w:shd w:val="clear" w:color="auto" w:fill="FFFFFF"/>
        </w:rPr>
        <w:t>(1), pp.1-6.</w:t>
      </w:r>
    </w:p>
    <w:p w14:paraId="2B8356C8" w14:textId="77777777" w:rsidR="002B23DE" w:rsidRDefault="002B23DE">
      <w:pPr>
        <w:pStyle w:val="CommentText"/>
        <w:rPr>
          <w:rFonts w:ascii="Arial" w:hAnsi="Arial" w:cs="Arial"/>
          <w:color w:val="222222"/>
          <w:shd w:val="clear" w:color="auto" w:fill="FFFFFF"/>
        </w:rPr>
      </w:pPr>
    </w:p>
    <w:p w14:paraId="68A4FD9C" w14:textId="77777777" w:rsidR="002B23DE" w:rsidRDefault="002B23DE">
      <w:pPr>
        <w:pStyle w:val="CommentText"/>
      </w:pPr>
    </w:p>
  </w:comment>
  <w:comment w:id="244" w:author="Marielle Smith" w:date="2020-09-14T18:36:00Z" w:initials="MS">
    <w:p w14:paraId="19E41C1C" w14:textId="3F4C1718" w:rsidR="002B23DE" w:rsidRDefault="002B23DE">
      <w:pPr>
        <w:pStyle w:val="CommentText"/>
      </w:pPr>
      <w:r>
        <w:rPr>
          <w:rStyle w:val="CommentReference"/>
        </w:rPr>
        <w:annotationRef/>
      </w:r>
      <w:r>
        <w:t>Maybe add phosphorus content</w:t>
      </w:r>
      <w:r w:rsidRPr="00462855">
        <w:t xml:space="preserve"> per unit mass</w:t>
      </w:r>
      <w:r>
        <w:t xml:space="preserve"> as an additional trait?</w:t>
      </w:r>
    </w:p>
    <w:p w14:paraId="73773ADE" w14:textId="77777777" w:rsidR="002B23DE" w:rsidRDefault="002B23DE">
      <w:pPr>
        <w:pStyle w:val="CommentText"/>
      </w:pPr>
    </w:p>
    <w:p w14:paraId="05E7CE3A" w14:textId="40D2DC16" w:rsidR="002B23DE" w:rsidRDefault="002B23DE">
      <w:pPr>
        <w:pStyle w:val="CommentText"/>
      </w:pPr>
      <w:r>
        <w:t>Another important citation here is Chen et al. 2020:</w:t>
      </w:r>
    </w:p>
    <w:p w14:paraId="773ECA58" w14:textId="1BBF51B2" w:rsidR="002B23DE" w:rsidRDefault="002B23DE">
      <w:pPr>
        <w:pStyle w:val="CommentText"/>
      </w:pPr>
      <w:r>
        <w:rPr>
          <w:rFonts w:ascii="Arial" w:hAnsi="Arial" w:cs="Arial"/>
          <w:color w:val="222222"/>
          <w:shd w:val="clear" w:color="auto" w:fill="FFFFFF"/>
        </w:rPr>
        <w:t>Chen, X., Sun, J., Wang, M., Lyu, M., Niklas, K.J., Michaletz, S.T., Zhong, Q. and Cheng, D., 2020. The Leaf Economics Spectrum Constrains Phenotypic Plasticity Across a Light Gradient. </w:t>
      </w:r>
      <w:r>
        <w:rPr>
          <w:rFonts w:ascii="Arial" w:hAnsi="Arial" w:cs="Arial"/>
          <w:i/>
          <w:iCs/>
          <w:color w:val="222222"/>
          <w:shd w:val="clear" w:color="auto" w:fill="FFFFFF"/>
        </w:rPr>
        <w:t>Frontiers in plant science</w:t>
      </w:r>
      <w:r>
        <w:rPr>
          <w:rFonts w:ascii="Arial" w:hAnsi="Arial" w:cs="Arial"/>
          <w:color w:val="222222"/>
          <w:shd w:val="clear" w:color="auto" w:fill="FFFFFF"/>
        </w:rPr>
        <w:t>, </w:t>
      </w:r>
      <w:r>
        <w:rPr>
          <w:rFonts w:ascii="Arial" w:hAnsi="Arial" w:cs="Arial"/>
          <w:i/>
          <w:iCs/>
          <w:color w:val="222222"/>
          <w:shd w:val="clear" w:color="auto" w:fill="FFFFFF"/>
        </w:rPr>
        <w:t>11</w:t>
      </w:r>
      <w:r>
        <w:rPr>
          <w:rFonts w:ascii="Arial" w:hAnsi="Arial" w:cs="Arial"/>
          <w:color w:val="222222"/>
          <w:shd w:val="clear" w:color="auto" w:fill="FFFFFF"/>
        </w:rPr>
        <w:t>, p.735.</w:t>
      </w:r>
    </w:p>
  </w:comment>
  <w:comment w:id="245" w:author="Marielle Smith" w:date="2020-09-14T18:45:00Z" w:initials="MS">
    <w:p w14:paraId="69860CF1" w14:textId="4B6AF2C5" w:rsidR="002B23DE" w:rsidRDefault="002B23DE">
      <w:pPr>
        <w:pStyle w:val="CommentText"/>
      </w:pPr>
      <w:r>
        <w:rPr>
          <w:rStyle w:val="CommentReference"/>
        </w:rPr>
        <w:annotationRef/>
      </w:r>
      <w:r>
        <w:t>And also (for height x SLA, N, LMA, gs, Amax, and respiration relationships):</w:t>
      </w:r>
    </w:p>
    <w:p w14:paraId="3E76F9E6" w14:textId="17F1C34C" w:rsidR="002B23DE" w:rsidRDefault="002B23DE">
      <w:pPr>
        <w:pStyle w:val="CommentText"/>
        <w:rPr>
          <w:rFonts w:ascii="Arial" w:hAnsi="Arial" w:cs="Arial"/>
          <w:color w:val="222222"/>
          <w:shd w:val="clear" w:color="auto" w:fill="FFFFFF"/>
        </w:rPr>
      </w:pPr>
      <w:r>
        <w:rPr>
          <w:rFonts w:ascii="Arial" w:hAnsi="Arial" w:cs="Arial"/>
          <w:color w:val="222222"/>
          <w:shd w:val="clear" w:color="auto" w:fill="FFFFFF"/>
        </w:rPr>
        <w:t>Kenzo, T., Inoue, Y., Yoshimura, M., Yamashita, M., Tanaka-Oda, A. and Ichie, T., 2015. Height-related changes in leaf photosynthetic traits in diverse Bornean tropical rain forest trees. </w:t>
      </w:r>
      <w:r>
        <w:rPr>
          <w:rFonts w:ascii="Arial" w:hAnsi="Arial" w:cs="Arial"/>
          <w:i/>
          <w:iCs/>
          <w:color w:val="222222"/>
          <w:shd w:val="clear" w:color="auto" w:fill="FFFFFF"/>
        </w:rPr>
        <w:t>Oecologia</w:t>
      </w:r>
      <w:r>
        <w:rPr>
          <w:rFonts w:ascii="Arial" w:hAnsi="Arial" w:cs="Arial"/>
          <w:color w:val="222222"/>
          <w:shd w:val="clear" w:color="auto" w:fill="FFFFFF"/>
        </w:rPr>
        <w:t>, </w:t>
      </w:r>
      <w:r>
        <w:rPr>
          <w:rFonts w:ascii="Arial" w:hAnsi="Arial" w:cs="Arial"/>
          <w:i/>
          <w:iCs/>
          <w:color w:val="222222"/>
          <w:shd w:val="clear" w:color="auto" w:fill="FFFFFF"/>
        </w:rPr>
        <w:t>177</w:t>
      </w:r>
      <w:r>
        <w:rPr>
          <w:rFonts w:ascii="Arial" w:hAnsi="Arial" w:cs="Arial"/>
          <w:color w:val="222222"/>
          <w:shd w:val="clear" w:color="auto" w:fill="FFFFFF"/>
        </w:rPr>
        <w:t>(1), pp.191-202.</w:t>
      </w:r>
    </w:p>
    <w:p w14:paraId="39D0A4A0" w14:textId="77777777" w:rsidR="002B23DE" w:rsidRDefault="002B23DE">
      <w:pPr>
        <w:pStyle w:val="CommentText"/>
        <w:rPr>
          <w:rFonts w:ascii="Arial" w:hAnsi="Arial" w:cs="Arial"/>
          <w:color w:val="222222"/>
          <w:shd w:val="clear" w:color="auto" w:fill="FFFFFF"/>
        </w:rPr>
      </w:pPr>
    </w:p>
    <w:p w14:paraId="10007D2A" w14:textId="49B76305" w:rsidR="002B23DE" w:rsidRDefault="002B23DE">
      <w:pPr>
        <w:pStyle w:val="CommentText"/>
        <w:rPr>
          <w:rFonts w:ascii="Arial" w:hAnsi="Arial" w:cs="Arial"/>
          <w:color w:val="222222"/>
          <w:shd w:val="clear" w:color="auto" w:fill="FFFFFF"/>
        </w:rPr>
      </w:pPr>
      <w:r>
        <w:rPr>
          <w:rFonts w:ascii="Arial" w:hAnsi="Arial" w:cs="Arial"/>
          <w:color w:val="222222"/>
          <w:shd w:val="clear" w:color="auto" w:fill="FFFFFF"/>
        </w:rPr>
        <w:t>For height x SLA:</w:t>
      </w:r>
    </w:p>
    <w:p w14:paraId="5A34541A" w14:textId="40838C22" w:rsidR="002B23DE" w:rsidRDefault="002B23DE">
      <w:pPr>
        <w:pStyle w:val="CommentText"/>
        <w:rPr>
          <w:rFonts w:ascii="Arial" w:hAnsi="Arial" w:cs="Arial"/>
          <w:color w:val="222222"/>
          <w:shd w:val="clear" w:color="auto" w:fill="FFFFFF"/>
        </w:rPr>
      </w:pPr>
      <w:r>
        <w:rPr>
          <w:rFonts w:ascii="Arial" w:hAnsi="Arial" w:cs="Arial"/>
          <w:color w:val="222222"/>
          <w:shd w:val="clear" w:color="auto" w:fill="FFFFFF"/>
        </w:rPr>
        <w:t>Osada, N., Takeda, H., Furukawa, A. and Awang, M., 2001. Leaf dynamics and maintenance of tree crowns in a Malaysian rain forest stand. </w:t>
      </w:r>
      <w:r>
        <w:rPr>
          <w:rFonts w:ascii="Arial" w:hAnsi="Arial" w:cs="Arial"/>
          <w:i/>
          <w:iCs/>
          <w:color w:val="222222"/>
          <w:shd w:val="clear" w:color="auto" w:fill="FFFFFF"/>
        </w:rPr>
        <w:t>Journal of Ecology</w:t>
      </w:r>
      <w:r>
        <w:rPr>
          <w:rFonts w:ascii="Arial" w:hAnsi="Arial" w:cs="Arial"/>
          <w:color w:val="222222"/>
          <w:shd w:val="clear" w:color="auto" w:fill="FFFFFF"/>
        </w:rPr>
        <w:t>, pp.774-782.</w:t>
      </w:r>
    </w:p>
    <w:p w14:paraId="12B925CD" w14:textId="77777777" w:rsidR="002B23DE" w:rsidRDefault="002B23DE">
      <w:pPr>
        <w:pStyle w:val="CommentText"/>
        <w:rPr>
          <w:rFonts w:ascii="Arial" w:hAnsi="Arial" w:cs="Arial"/>
          <w:color w:val="222222"/>
          <w:shd w:val="clear" w:color="auto" w:fill="FFFFFF"/>
        </w:rPr>
      </w:pPr>
    </w:p>
    <w:p w14:paraId="2C48EC3B" w14:textId="56CDC5A5" w:rsidR="002B23DE" w:rsidRDefault="002B23DE">
      <w:pPr>
        <w:pStyle w:val="CommentText"/>
      </w:pPr>
      <w:r>
        <w:rPr>
          <w:rFonts w:ascii="Arial" w:hAnsi="Arial" w:cs="Arial"/>
          <w:color w:val="222222"/>
          <w:shd w:val="clear" w:color="auto" w:fill="FFFFFF"/>
        </w:rPr>
        <w:t>The latter citation also has information on leaf life span x height – I wonder if this is an important trait to include for thermal tolerance or not?</w:t>
      </w:r>
    </w:p>
  </w:comment>
  <w:comment w:id="246" w:author="Marielle Smith" w:date="2020-09-16T12:21:00Z" w:initials="MS">
    <w:p w14:paraId="724BF901" w14:textId="3C15B6CE" w:rsidR="002B23DE" w:rsidRDefault="002B23DE">
      <w:pPr>
        <w:pStyle w:val="CommentText"/>
      </w:pPr>
      <w:r>
        <w:rPr>
          <w:rStyle w:val="CommentReference"/>
        </w:rPr>
        <w:annotationRef/>
      </w:r>
      <w:r>
        <w:t>Aaron Kamoske is leading an effort to measure leaf traits (SLA and leaf N) through the vertical canopy (temperate forest in the US); not published yet, but we could include if it will be published soon:</w:t>
      </w:r>
    </w:p>
    <w:p w14:paraId="4DCFFB18" w14:textId="4AE1F9C7" w:rsidR="002B23DE" w:rsidRDefault="002B23DE">
      <w:pPr>
        <w:pStyle w:val="CommentText"/>
      </w:pPr>
      <w:r w:rsidRPr="002B23DE">
        <w:t>https://ui.adsabs.harvard.edu/abs/2020EGUGA..2211293K/abstract</w:t>
      </w:r>
    </w:p>
  </w:comment>
  <w:comment w:id="254" w:author="Marielle Smith" w:date="2020-09-15T12:51:00Z" w:initials="MS">
    <w:p w14:paraId="75AC2730" w14:textId="2DA19A8E" w:rsidR="002B23DE" w:rsidRDefault="002B23DE" w:rsidP="0030147B">
      <w:pPr>
        <w:pStyle w:val="ListParagraph"/>
        <w:ind w:left="0"/>
      </w:pPr>
      <w:r>
        <w:rPr>
          <w:rStyle w:val="CommentReference"/>
        </w:rPr>
        <w:annotationRef/>
      </w:r>
      <w:r>
        <w:t xml:space="preserve">Also check out </w:t>
      </w:r>
      <w:r>
        <w:rPr>
          <w:lang w:val="en-US"/>
        </w:rPr>
        <w:t xml:space="preserve">Niinemets et al. 2015 they present a global </w:t>
      </w:r>
      <w:r>
        <w:t>database on within-canopy variation in leaf structural, chemical and photosynthetic characteristics (though not with a focus on thermal responses). The database may be available somewhere though I have not been able to find it yet (may be useful for us to use in some of our figures?).</w:t>
      </w:r>
    </w:p>
    <w:p w14:paraId="279E970D" w14:textId="77777777" w:rsidR="002B23DE" w:rsidRDefault="002B23DE" w:rsidP="0030147B">
      <w:pPr>
        <w:pStyle w:val="ListParagraph"/>
        <w:ind w:left="0"/>
      </w:pPr>
    </w:p>
    <w:p w14:paraId="04FD1D3D" w14:textId="342F9DA6" w:rsidR="002B23DE" w:rsidRDefault="002B23DE">
      <w:pPr>
        <w:pStyle w:val="CommentText"/>
      </w:pPr>
      <w:r>
        <w:rPr>
          <w:rFonts w:ascii="Arial" w:hAnsi="Arial" w:cs="Arial"/>
          <w:color w:val="222222"/>
          <w:shd w:val="clear" w:color="auto" w:fill="FFFFFF"/>
        </w:rPr>
        <w:t>Niinemets, Ü., Keenan, T.F. and Hallik, L., 2015. A worldwide analysis of within</w:t>
      </w:r>
      <w:r>
        <w:rPr>
          <w:rFonts w:ascii="Cambria Math" w:hAnsi="Cambria Math" w:cs="Cambria Math"/>
          <w:color w:val="222222"/>
          <w:shd w:val="clear" w:color="auto" w:fill="FFFFFF"/>
        </w:rPr>
        <w:t>‐</w:t>
      </w:r>
      <w:r>
        <w:rPr>
          <w:rFonts w:ascii="Arial" w:hAnsi="Arial" w:cs="Arial"/>
          <w:color w:val="222222"/>
          <w:shd w:val="clear" w:color="auto" w:fill="FFFFFF"/>
        </w:rPr>
        <w:t>canopy variations in leaf structural, chemical and physiological traits across plant functional types. </w:t>
      </w:r>
      <w:r>
        <w:rPr>
          <w:rFonts w:ascii="Arial" w:hAnsi="Arial" w:cs="Arial"/>
          <w:i/>
          <w:iCs/>
          <w:color w:val="222222"/>
          <w:shd w:val="clear" w:color="auto" w:fill="FFFFFF"/>
        </w:rPr>
        <w:t>New Phytologist</w:t>
      </w:r>
      <w:r>
        <w:rPr>
          <w:rFonts w:ascii="Arial" w:hAnsi="Arial" w:cs="Arial"/>
          <w:color w:val="222222"/>
          <w:shd w:val="clear" w:color="auto" w:fill="FFFFFF"/>
        </w:rPr>
        <w:t>, </w:t>
      </w:r>
      <w:r>
        <w:rPr>
          <w:rFonts w:ascii="Arial" w:hAnsi="Arial" w:cs="Arial"/>
          <w:i/>
          <w:iCs/>
          <w:color w:val="222222"/>
          <w:shd w:val="clear" w:color="auto" w:fill="FFFFFF"/>
        </w:rPr>
        <w:t>205</w:t>
      </w:r>
      <w:r>
        <w:rPr>
          <w:rFonts w:ascii="Arial" w:hAnsi="Arial" w:cs="Arial"/>
          <w:color w:val="222222"/>
          <w:shd w:val="clear" w:color="auto" w:fill="FFFFFF"/>
        </w:rPr>
        <w:t>(3), pp.973-993.</w:t>
      </w:r>
    </w:p>
  </w:comment>
  <w:comment w:id="255" w:author="Marielle Smith" w:date="2020-09-15T13:04:00Z" w:initials="MS">
    <w:p w14:paraId="65D1A499" w14:textId="07D55176" w:rsidR="002B23DE" w:rsidRDefault="002B23DE">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Not sure if this is the best Niinemets paper to cite  here, but it is a review paper so probably OK:</w:t>
      </w:r>
    </w:p>
    <w:p w14:paraId="5FA9727A" w14:textId="77777777" w:rsidR="002B23DE" w:rsidRDefault="002B23DE">
      <w:pPr>
        <w:pStyle w:val="CommentText"/>
        <w:rPr>
          <w:rFonts w:ascii="Arial" w:hAnsi="Arial" w:cs="Arial"/>
          <w:color w:val="222222"/>
          <w:shd w:val="clear" w:color="auto" w:fill="FFFFFF"/>
        </w:rPr>
      </w:pPr>
    </w:p>
    <w:p w14:paraId="2B7A932C" w14:textId="36A47F03" w:rsidR="002B23DE" w:rsidRDefault="002B23DE">
      <w:pPr>
        <w:pStyle w:val="CommentText"/>
      </w:pPr>
      <w:r>
        <w:rPr>
          <w:rFonts w:ascii="Arial" w:hAnsi="Arial" w:cs="Arial"/>
          <w:color w:val="222222"/>
          <w:shd w:val="clear" w:color="auto" w:fill="FFFFFF"/>
        </w:rPr>
        <w:t>Niinemets, U., 2007. Photosynthesis and resource distribution through plant canopies. </w:t>
      </w:r>
      <w:r>
        <w:rPr>
          <w:rFonts w:ascii="Arial" w:hAnsi="Arial" w:cs="Arial"/>
          <w:i/>
          <w:iCs/>
          <w:color w:val="222222"/>
          <w:shd w:val="clear" w:color="auto" w:fill="FFFFFF"/>
        </w:rPr>
        <w:t>Plant, Cell &amp; Environment</w:t>
      </w:r>
      <w:r>
        <w:rPr>
          <w:rFonts w:ascii="Arial" w:hAnsi="Arial" w:cs="Arial"/>
          <w:color w:val="222222"/>
          <w:shd w:val="clear" w:color="auto" w:fill="FFFFFF"/>
        </w:rPr>
        <w:t>, </w:t>
      </w:r>
      <w:r>
        <w:rPr>
          <w:rFonts w:ascii="Arial" w:hAnsi="Arial" w:cs="Arial"/>
          <w:i/>
          <w:iCs/>
          <w:color w:val="222222"/>
          <w:shd w:val="clear" w:color="auto" w:fill="FFFFFF"/>
        </w:rPr>
        <w:t>30</w:t>
      </w:r>
      <w:r>
        <w:rPr>
          <w:rFonts w:ascii="Arial" w:hAnsi="Arial" w:cs="Arial"/>
          <w:color w:val="222222"/>
          <w:shd w:val="clear" w:color="auto" w:fill="FFFFFF"/>
        </w:rPr>
        <w:t>(9), pp.1052-1071.</w:t>
      </w:r>
    </w:p>
    <w:p w14:paraId="20E9BDCB" w14:textId="77777777" w:rsidR="002B23DE" w:rsidRDefault="002B23DE">
      <w:pPr>
        <w:pStyle w:val="CommentText"/>
      </w:pPr>
    </w:p>
    <w:p w14:paraId="0CA43A0A" w14:textId="6750B14E" w:rsidR="002B23DE" w:rsidRDefault="002B23DE">
      <w:pPr>
        <w:pStyle w:val="CommentText"/>
      </w:pPr>
      <w:r>
        <w:t xml:space="preserve">See Fig. 4c – shows positive relationship between </w:t>
      </w:r>
      <w:r w:rsidRPr="00D102B8">
        <w:t>maximum carboxylase activity of Rubisco</w:t>
      </w:r>
      <w:r>
        <w:t xml:space="preserve"> (Vcmax, highly correlated with Amax) and quantum flux density</w:t>
      </w:r>
    </w:p>
  </w:comment>
  <w:comment w:id="261" w:author="Marielle Smith" w:date="2020-09-15T13:08:00Z" w:initials="MS">
    <w:p w14:paraId="069B1034" w14:textId="24694BA6" w:rsidR="002B23DE" w:rsidRDefault="002B23DE">
      <w:pPr>
        <w:pStyle w:val="CommentText"/>
      </w:pPr>
      <w:r>
        <w:rPr>
          <w:rStyle w:val="CommentReference"/>
        </w:rPr>
        <w:annotationRef/>
      </w:r>
      <w:r>
        <w:t>See Fig. 2a – Amax is positively correlated to height (which is correlated to light availability, see Fig. 1)</w:t>
      </w:r>
    </w:p>
  </w:comment>
  <w:comment w:id="280" w:author="Marielle Smith" w:date="2020-09-15T13:19:00Z" w:initials="MS">
    <w:p w14:paraId="29C35742" w14:textId="3086DB21" w:rsidR="002B23DE" w:rsidRDefault="002B23DE">
      <w:pPr>
        <w:pStyle w:val="CommentText"/>
      </w:pPr>
      <w:r>
        <w:rPr>
          <w:rStyle w:val="CommentReference"/>
        </w:rPr>
        <w:annotationRef/>
      </w:r>
      <w:r>
        <w:t>See Table 1</w:t>
      </w:r>
    </w:p>
  </w:comment>
  <w:comment w:id="287" w:author="Marielle Smith" w:date="2020-09-15T13:33:00Z" w:initials="MS">
    <w:p w14:paraId="60FAE2D9" w14:textId="2D43F9FD" w:rsidR="002B23DE" w:rsidRDefault="002B23DE">
      <w:pPr>
        <w:pStyle w:val="CommentText"/>
      </w:pPr>
      <w:r>
        <w:rPr>
          <w:rStyle w:val="CommentReference"/>
        </w:rPr>
        <w:annotationRef/>
      </w:r>
      <w:r>
        <w:rPr>
          <w:rFonts w:ascii="Arial" w:hAnsi="Arial" w:cs="Arial"/>
          <w:color w:val="222222"/>
          <w:shd w:val="clear" w:color="auto" w:fill="FFFFFF"/>
        </w:rPr>
        <w:t>De Pury, D.G.G. and Farquhar, G.D., 1997. Simple scaling of photosynthesis from leaves to canopies without the errors of big</w:t>
      </w:r>
      <w:r>
        <w:rPr>
          <w:rFonts w:ascii="Cambria Math" w:hAnsi="Cambria Math" w:cs="Cambria Math"/>
          <w:color w:val="222222"/>
          <w:shd w:val="clear" w:color="auto" w:fill="FFFFFF"/>
        </w:rPr>
        <w:t>‐</w:t>
      </w:r>
      <w:r>
        <w:rPr>
          <w:rFonts w:ascii="Arial" w:hAnsi="Arial" w:cs="Arial"/>
          <w:color w:val="222222"/>
          <w:shd w:val="clear" w:color="auto" w:fill="FFFFFF"/>
        </w:rPr>
        <w:t>leaf models. </w:t>
      </w:r>
      <w:r>
        <w:rPr>
          <w:rFonts w:ascii="Arial" w:hAnsi="Arial" w:cs="Arial"/>
          <w:i/>
          <w:iCs/>
          <w:color w:val="222222"/>
          <w:shd w:val="clear" w:color="auto" w:fill="FFFFFF"/>
        </w:rPr>
        <w:t>Plant, Cell &amp; Environment</w:t>
      </w:r>
      <w:r>
        <w:rPr>
          <w:rFonts w:ascii="Arial" w:hAnsi="Arial" w:cs="Arial"/>
          <w:color w:val="222222"/>
          <w:shd w:val="clear" w:color="auto" w:fill="FFFFFF"/>
        </w:rPr>
        <w:t>, </w:t>
      </w:r>
      <w:r>
        <w:rPr>
          <w:rFonts w:ascii="Arial" w:hAnsi="Arial" w:cs="Arial"/>
          <w:i/>
          <w:iCs/>
          <w:color w:val="222222"/>
          <w:shd w:val="clear" w:color="auto" w:fill="FFFFFF"/>
        </w:rPr>
        <w:t>20</w:t>
      </w:r>
      <w:r>
        <w:rPr>
          <w:rFonts w:ascii="Arial" w:hAnsi="Arial" w:cs="Arial"/>
          <w:color w:val="222222"/>
          <w:shd w:val="clear" w:color="auto" w:fill="FFFFFF"/>
        </w:rPr>
        <w:t>(5), pp.537-557.</w:t>
      </w:r>
    </w:p>
  </w:comment>
  <w:comment w:id="285" w:author="Marielle Smith" w:date="2020-09-15T13:41:00Z" w:initials="MS">
    <w:p w14:paraId="537037DF" w14:textId="55FCB87A" w:rsidR="002B23DE" w:rsidRDefault="002B23DE">
      <w:pPr>
        <w:pStyle w:val="CommentText"/>
      </w:pPr>
      <w:r>
        <w:rPr>
          <w:rStyle w:val="CommentReference"/>
        </w:rPr>
        <w:annotationRef/>
      </w:r>
      <w:r>
        <w:t>Note: I am not an expert on ecosystem modelling, so would be great to get input from Elsa and others on this aspect</w:t>
      </w:r>
    </w:p>
  </w:comment>
  <w:comment w:id="328" w:author="Marielle Smith" w:date="2020-09-08T16:23:00Z" w:initials="MS">
    <w:p w14:paraId="77CFB596" w14:textId="76EF9B21" w:rsidR="002B23DE" w:rsidRPr="00F57910" w:rsidRDefault="002B23DE" w:rsidP="00F57910">
      <w:pPr>
        <w:pStyle w:val="Heading1"/>
        <w:shd w:val="clear" w:color="auto" w:fill="FFFFFF"/>
        <w:spacing w:before="120" w:after="120" w:line="450" w:lineRule="atLeast"/>
        <w:rPr>
          <w:rFonts w:ascii="Arial" w:hAnsi="Arial" w:cs="Arial"/>
          <w:color w:val="1C1D1E"/>
        </w:rPr>
      </w:pPr>
      <w:r>
        <w:rPr>
          <w:rStyle w:val="CommentReference"/>
        </w:rPr>
        <w:annotationRef/>
      </w:r>
      <w:r>
        <w:t xml:space="preserve">Check out: </w:t>
      </w:r>
      <w:r>
        <w:rPr>
          <w:rFonts w:ascii="Arial" w:hAnsi="Arial" w:cs="Arial"/>
          <w:color w:val="1C1D1E"/>
        </w:rPr>
        <w:t>Edge influence on understorey plant communities depends on forest management (not sure if relevant)</w:t>
      </w:r>
    </w:p>
  </w:comment>
  <w:comment w:id="329" w:author="Marielle Smith" w:date="2020-09-08T16:27:00Z" w:initials="MS">
    <w:p w14:paraId="537DC336" w14:textId="7A943B68" w:rsidR="002B23DE" w:rsidRDefault="002B23DE">
      <w:pPr>
        <w:pStyle w:val="CommentText"/>
      </w:pPr>
      <w:r>
        <w:rPr>
          <w:rStyle w:val="CommentReference"/>
        </w:rPr>
        <w:annotationRef/>
      </w:r>
      <w:r>
        <w:t xml:space="preserve">This paper would be a good starting point to this topic (or could just cite it as an example of an important future direction): </w:t>
      </w:r>
    </w:p>
    <w:p w14:paraId="70632B9D" w14:textId="77777777" w:rsidR="002B23DE" w:rsidRDefault="002B23DE">
      <w:pPr>
        <w:pStyle w:val="CommentText"/>
      </w:pPr>
    </w:p>
    <w:p w14:paraId="1BBF86BC" w14:textId="1AB6C2FD" w:rsidR="002B23DE" w:rsidRDefault="002B23DE">
      <w:pPr>
        <w:pStyle w:val="CommentText"/>
      </w:pPr>
      <w:r>
        <w:t>Jucker T, Jackson TD, Zellweger F, Swinfield T, Gregory N, Williamson J, Slade EM, Phillips JW, Bittencourt PRL, Blonder B, Boyle MJW, Ellwood MDF, Hemprich-Bennett D, Lewis OT, Matula R, Senior RA, Shenkin A, Svátek M and Coomes DA (2020) A Research Agenda for Microclimate Ecology in Human-Modified Tropical Forests. Front. For. Glob. Change 2:92. doi: 10.3389/ffgc.2019.00092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93B44B" w15:done="0"/>
  <w15:commentEx w15:paraId="69C6ADC3" w15:paraIdParent="4493B44B" w15:done="0"/>
  <w15:commentEx w15:paraId="658D1A23" w15:done="0"/>
  <w15:commentEx w15:paraId="2BEA542C" w15:done="0"/>
  <w15:commentEx w15:paraId="4CB2C82C" w15:done="0"/>
  <w15:commentEx w15:paraId="3F565BB8" w15:done="0"/>
  <w15:commentEx w15:paraId="3E601F12" w15:done="0"/>
  <w15:commentEx w15:paraId="39D8933E" w15:done="0"/>
  <w15:commentEx w15:paraId="29426E8B" w15:done="0"/>
  <w15:commentEx w15:paraId="60A549D7" w15:done="0"/>
  <w15:commentEx w15:paraId="1CD18446" w15:done="0"/>
  <w15:commentEx w15:paraId="5E476251" w15:done="0"/>
  <w15:commentEx w15:paraId="7C9BE2C6" w15:done="0"/>
  <w15:commentEx w15:paraId="2A12A587" w15:done="0"/>
  <w15:commentEx w15:paraId="610325F5" w15:done="0"/>
  <w15:commentEx w15:paraId="674FCA9A" w15:done="0"/>
  <w15:commentEx w15:paraId="6964E0BD" w15:done="0"/>
  <w15:commentEx w15:paraId="0E2C299A" w15:done="0"/>
  <w15:commentEx w15:paraId="383B9F97" w15:done="0"/>
  <w15:commentEx w15:paraId="415BA908" w15:done="0"/>
  <w15:commentEx w15:paraId="73A573BA" w15:done="0"/>
  <w15:commentEx w15:paraId="3CA14278" w15:done="0"/>
  <w15:commentEx w15:paraId="0985411F" w15:done="0"/>
  <w15:commentEx w15:paraId="13663D88" w15:done="0"/>
  <w15:commentEx w15:paraId="6BED1608" w15:paraIdParent="13663D88" w15:done="0"/>
  <w15:commentEx w15:paraId="5811676C" w15:done="0"/>
  <w15:commentEx w15:paraId="77564089" w15:done="0"/>
  <w15:commentEx w15:paraId="5BC00036" w15:done="0"/>
  <w15:commentEx w15:paraId="1961F925" w15:done="0"/>
  <w15:commentEx w15:paraId="04D263A7" w15:done="0"/>
  <w15:commentEx w15:paraId="7E2BBE83" w15:done="0"/>
  <w15:commentEx w15:paraId="14BDCD68" w15:done="0"/>
  <w15:commentEx w15:paraId="3C7D85F4" w15:done="0"/>
  <w15:commentEx w15:paraId="68A4FD9C" w15:done="0"/>
  <w15:commentEx w15:paraId="773ECA58" w15:done="0"/>
  <w15:commentEx w15:paraId="2C48EC3B" w15:paraIdParent="773ECA58" w15:done="0"/>
  <w15:commentEx w15:paraId="4DCFFB18" w15:paraIdParent="773ECA58" w15:done="0"/>
  <w15:commentEx w15:paraId="04FD1D3D" w15:done="0"/>
  <w15:commentEx w15:paraId="0CA43A0A" w15:done="0"/>
  <w15:commentEx w15:paraId="069B1034" w15:done="0"/>
  <w15:commentEx w15:paraId="29C35742" w15:done="0"/>
  <w15:commentEx w15:paraId="60FAE2D9" w15:done="0"/>
  <w15:commentEx w15:paraId="537037DF" w15:done="0"/>
  <w15:commentEx w15:paraId="77CFB596" w15:done="0"/>
  <w15:commentEx w15:paraId="1BBF86BC" w15:paraIdParent="77CFB5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A26BF" w14:textId="77777777" w:rsidR="00240360" w:rsidRDefault="00240360">
      <w:pPr>
        <w:spacing w:after="0"/>
      </w:pPr>
      <w:r>
        <w:separator/>
      </w:r>
    </w:p>
  </w:endnote>
  <w:endnote w:type="continuationSeparator" w:id="0">
    <w:p w14:paraId="3253679C" w14:textId="77777777" w:rsidR="00240360" w:rsidRDefault="002403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59C9FE" w14:textId="77777777" w:rsidR="00240360" w:rsidRDefault="00240360">
      <w:r>
        <w:separator/>
      </w:r>
    </w:p>
  </w:footnote>
  <w:footnote w:type="continuationSeparator" w:id="0">
    <w:p w14:paraId="770E0149" w14:textId="77777777" w:rsidR="00240360" w:rsidRDefault="002403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5C70A09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C4D2351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45914A2"/>
    <w:multiLevelType w:val="hybridMultilevel"/>
    <w:tmpl w:val="98C68A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1AE401"/>
    <w:multiLevelType w:val="multilevel"/>
    <w:tmpl w:val="E33AD8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7261BAD"/>
    <w:multiLevelType w:val="multilevel"/>
    <w:tmpl w:val="A68A744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71315DCA"/>
    <w:multiLevelType w:val="multilevel"/>
    <w:tmpl w:val="200019BC"/>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elle Smith">
    <w15:presenceInfo w15:providerId="Windows Live" w15:userId="535448b8ac601a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21A0B"/>
    <w:rsid w:val="00022558"/>
    <w:rsid w:val="00026A8F"/>
    <w:rsid w:val="000528C8"/>
    <w:rsid w:val="000745FC"/>
    <w:rsid w:val="00112FA1"/>
    <w:rsid w:val="001276D5"/>
    <w:rsid w:val="001B0311"/>
    <w:rsid w:val="001C149A"/>
    <w:rsid w:val="00224D68"/>
    <w:rsid w:val="00231253"/>
    <w:rsid w:val="00231A45"/>
    <w:rsid w:val="00232BD4"/>
    <w:rsid w:val="00240360"/>
    <w:rsid w:val="002A07CF"/>
    <w:rsid w:val="002B23DE"/>
    <w:rsid w:val="002C52EE"/>
    <w:rsid w:val="0030147B"/>
    <w:rsid w:val="00353EAC"/>
    <w:rsid w:val="003824C7"/>
    <w:rsid w:val="00392324"/>
    <w:rsid w:val="003952B7"/>
    <w:rsid w:val="003D3A4F"/>
    <w:rsid w:val="003E3B50"/>
    <w:rsid w:val="00462855"/>
    <w:rsid w:val="0049635F"/>
    <w:rsid w:val="004C757C"/>
    <w:rsid w:val="004E29B3"/>
    <w:rsid w:val="004E2C8A"/>
    <w:rsid w:val="00504A2A"/>
    <w:rsid w:val="00575324"/>
    <w:rsid w:val="00590D07"/>
    <w:rsid w:val="005A3D21"/>
    <w:rsid w:val="006457B7"/>
    <w:rsid w:val="0066483E"/>
    <w:rsid w:val="00667E85"/>
    <w:rsid w:val="00684196"/>
    <w:rsid w:val="006A2CB2"/>
    <w:rsid w:val="006A51D8"/>
    <w:rsid w:val="006C6DD5"/>
    <w:rsid w:val="006D0997"/>
    <w:rsid w:val="00700068"/>
    <w:rsid w:val="00717972"/>
    <w:rsid w:val="00765C03"/>
    <w:rsid w:val="00784D58"/>
    <w:rsid w:val="007E5918"/>
    <w:rsid w:val="0082549C"/>
    <w:rsid w:val="00883843"/>
    <w:rsid w:val="00892BCB"/>
    <w:rsid w:val="008D3ECE"/>
    <w:rsid w:val="008D6863"/>
    <w:rsid w:val="008F68E6"/>
    <w:rsid w:val="00903F3D"/>
    <w:rsid w:val="009361E4"/>
    <w:rsid w:val="00951224"/>
    <w:rsid w:val="00951FAF"/>
    <w:rsid w:val="00A9192B"/>
    <w:rsid w:val="00AB28D4"/>
    <w:rsid w:val="00B45CDF"/>
    <w:rsid w:val="00B8349C"/>
    <w:rsid w:val="00B84D1C"/>
    <w:rsid w:val="00B86B75"/>
    <w:rsid w:val="00B94BEF"/>
    <w:rsid w:val="00BB1E02"/>
    <w:rsid w:val="00BC48D5"/>
    <w:rsid w:val="00BC7EA6"/>
    <w:rsid w:val="00C15F2E"/>
    <w:rsid w:val="00C36279"/>
    <w:rsid w:val="00C804F6"/>
    <w:rsid w:val="00C92B81"/>
    <w:rsid w:val="00CB302C"/>
    <w:rsid w:val="00CD268A"/>
    <w:rsid w:val="00D102B8"/>
    <w:rsid w:val="00D409E9"/>
    <w:rsid w:val="00D450A9"/>
    <w:rsid w:val="00D7055D"/>
    <w:rsid w:val="00D8591C"/>
    <w:rsid w:val="00D932F9"/>
    <w:rsid w:val="00DE193F"/>
    <w:rsid w:val="00DE1B6B"/>
    <w:rsid w:val="00E03F23"/>
    <w:rsid w:val="00E27ED7"/>
    <w:rsid w:val="00E315A3"/>
    <w:rsid w:val="00EC0408"/>
    <w:rsid w:val="00EF6B61"/>
    <w:rsid w:val="00F10F70"/>
    <w:rsid w:val="00F441CD"/>
    <w:rsid w:val="00F57910"/>
    <w:rsid w:val="00F65431"/>
    <w:rsid w:val="00FD0816"/>
    <w:rsid w:val="00FE0DAC"/>
    <w:rsid w:val="00FE38FD"/>
    <w:rsid w:val="00FE523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874AC"/>
  <w15:docId w15:val="{802013BA-ABE5-44AC-8D8A-8E98C7161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1C149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C149A"/>
    <w:rPr>
      <w:rFonts w:ascii="Segoe UI" w:hAnsi="Segoe UI" w:cs="Segoe UI"/>
      <w:sz w:val="18"/>
      <w:szCs w:val="18"/>
    </w:rPr>
  </w:style>
  <w:style w:type="character" w:styleId="CommentReference">
    <w:name w:val="annotation reference"/>
    <w:basedOn w:val="DefaultParagraphFont"/>
    <w:semiHidden/>
    <w:unhideWhenUsed/>
    <w:rsid w:val="001C149A"/>
    <w:rPr>
      <w:sz w:val="16"/>
      <w:szCs w:val="16"/>
    </w:rPr>
  </w:style>
  <w:style w:type="paragraph" w:styleId="CommentText">
    <w:name w:val="annotation text"/>
    <w:basedOn w:val="Normal"/>
    <w:link w:val="CommentTextChar"/>
    <w:semiHidden/>
    <w:unhideWhenUsed/>
    <w:rsid w:val="001C149A"/>
    <w:rPr>
      <w:sz w:val="20"/>
      <w:szCs w:val="20"/>
    </w:rPr>
  </w:style>
  <w:style w:type="character" w:customStyle="1" w:styleId="CommentTextChar">
    <w:name w:val="Comment Text Char"/>
    <w:basedOn w:val="DefaultParagraphFont"/>
    <w:link w:val="CommentText"/>
    <w:semiHidden/>
    <w:rsid w:val="001C149A"/>
    <w:rPr>
      <w:sz w:val="20"/>
      <w:szCs w:val="20"/>
    </w:rPr>
  </w:style>
  <w:style w:type="paragraph" w:styleId="CommentSubject">
    <w:name w:val="annotation subject"/>
    <w:basedOn w:val="CommentText"/>
    <w:next w:val="CommentText"/>
    <w:link w:val="CommentSubjectChar"/>
    <w:semiHidden/>
    <w:unhideWhenUsed/>
    <w:rsid w:val="001C149A"/>
    <w:rPr>
      <w:b/>
      <w:bCs/>
    </w:rPr>
  </w:style>
  <w:style w:type="character" w:customStyle="1" w:styleId="CommentSubjectChar">
    <w:name w:val="Comment Subject Char"/>
    <w:basedOn w:val="CommentTextChar"/>
    <w:link w:val="CommentSubject"/>
    <w:semiHidden/>
    <w:rsid w:val="001C149A"/>
    <w:rPr>
      <w:b/>
      <w:bCs/>
      <w:sz w:val="20"/>
      <w:szCs w:val="20"/>
    </w:rPr>
  </w:style>
  <w:style w:type="character" w:styleId="FollowedHyperlink">
    <w:name w:val="FollowedHyperlink"/>
    <w:basedOn w:val="DefaultParagraphFont"/>
    <w:rsid w:val="00BB1E02"/>
    <w:rPr>
      <w:color w:val="800080" w:themeColor="followedHyperlink"/>
      <w:u w:val="single"/>
    </w:rPr>
  </w:style>
  <w:style w:type="paragraph" w:styleId="ListParagraph">
    <w:name w:val="List Paragraph"/>
    <w:basedOn w:val="Normal"/>
    <w:uiPriority w:val="34"/>
    <w:qFormat/>
    <w:rsid w:val="007E5918"/>
    <w:pPr>
      <w:spacing w:after="0"/>
      <w:ind w:left="720"/>
      <w:contextualSpacing/>
    </w:pPr>
    <w:rPr>
      <w:rFonts w:ascii="Cambria" w:hAnsi="Cambria"/>
      <w:sz w:val="22"/>
      <w:szCs w:val="22"/>
      <w:lang w:val="en-GB"/>
    </w:rPr>
  </w:style>
  <w:style w:type="paragraph" w:styleId="Revision">
    <w:name w:val="Revision"/>
    <w:hidden/>
    <w:semiHidden/>
    <w:rsid w:val="004963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83104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s://github.com/EcoClimLab/vertical-thermal-review/issues/8"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hyperlink" Target="https://github.com/EcoClimLab/vertical-thermal-review/issues/2"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dx.doi.org/10.1016/j.tree.2015.09.006" TargetMode="External"/><Relationship Id="rId20" Type="http://schemas.openxmlformats.org/officeDocument/2006/relationships/hyperlink" Target="https://doi.org/10.1111/pce.1356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EcoClimLab/vertical-thermal-review/issues/6" TargetMode="External"/><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s://github.com/EcoClimLab/vertical-thermal-review/issues/8" TargetMode="External"/><Relationship Id="rId4" Type="http://schemas.openxmlformats.org/officeDocument/2006/relationships/webSettings" Target="webSettings.xml"/><Relationship Id="rId9" Type="http://schemas.openxmlformats.org/officeDocument/2006/relationships/hyperlink" Target="mailto:teixeirak@si.edu"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1014</TotalTime>
  <Pages>15</Pages>
  <Words>4279</Words>
  <Characters>24396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of Arizona</Company>
  <LinksUpToDate>false</LinksUpToDate>
  <CharactersWithSpaces>28618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Marielle Smith</dc:creator>
  <cp:keywords/>
  <cp:lastModifiedBy>Marielle Smith</cp:lastModifiedBy>
  <cp:revision>17</cp:revision>
  <dcterms:created xsi:type="dcterms:W3CDTF">2020-09-14T15:29:00Z</dcterms:created>
  <dcterms:modified xsi:type="dcterms:W3CDTF">2020-09-16T19:20:00Z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@zellweger_seasonal_2019</vt:lpwstr>
  </property>
  <property fmtid="{D5CDD505-2E9C-101B-9397-08002B2CF9AE}" pid="5" name="output">
    <vt:lpwstr>word_document</vt:lpwstr>
  </property>
</Properties>
</file>